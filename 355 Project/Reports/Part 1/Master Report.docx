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right"/>
      </w:pPr>
      <w:r w:rsidDel="00000000" w:rsidR="00000000" w:rsidRPr="00000000">
        <w:rPr>
          <w:rFonts w:ascii="Times New Roman" w:cs="Times New Roman" w:eastAsia="Times New Roman" w:hAnsi="Times New Roman"/>
          <w:b w:val="1"/>
          <w:color w:val="000000"/>
          <w:sz w:val="48"/>
          <w:szCs w:val="48"/>
          <w:rtl w:val="0"/>
        </w:rPr>
        <w:t xml:space="preserve">Database Design </w:t>
      </w:r>
      <w:commentRangeStart w:id="0"/>
      <w:r w:rsidDel="00000000" w:rsidR="00000000" w:rsidRPr="00000000">
        <w:rPr>
          <w:rFonts w:ascii="Times New Roman" w:cs="Times New Roman" w:eastAsia="Times New Roman" w:hAnsi="Times New Roman"/>
          <w:b w:val="1"/>
          <w:color w:val="000000"/>
          <w:sz w:val="48"/>
          <w:szCs w:val="48"/>
          <w:rtl w:val="0"/>
        </w:rPr>
        <w:t xml:space="preserve">Document</w:t>
      </w:r>
      <w:commentRangeEnd w:id="0"/>
      <w:r w:rsidDel="00000000" w:rsidR="00000000" w:rsidRPr="00000000">
        <w:commentReference w:id="0"/>
      </w:r>
      <w:r w:rsidDel="00000000" w:rsidR="00000000" w:rsidRPr="00000000">
        <w:rPr>
          <w:rFonts w:ascii="Times New Roman" w:cs="Times New Roman" w:eastAsia="Times New Roman" w:hAnsi="Times New Roman"/>
          <w:b w:val="1"/>
          <w:color w:val="000000"/>
          <w:sz w:val="48"/>
          <w:szCs w:val="48"/>
          <w:rtl w:val="0"/>
        </w:rPr>
        <w:t xml:space="preserve"> For the Museum Patron</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Times New Roman" w:cs="Times New Roman" w:eastAsia="Times New Roman" w:hAnsi="Times New Roman"/>
          <w:b w:val="1"/>
          <w:color w:val="000000"/>
          <w:sz w:val="28"/>
          <w:szCs w:val="28"/>
          <w:rtl w:val="0"/>
        </w:rPr>
        <w:t xml:space="preserve">version 1.</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right"/>
      </w:pPr>
      <w:r w:rsidDel="00000000" w:rsidR="00000000" w:rsidRPr="00000000">
        <w:rPr>
          <w:rFonts w:ascii="Times New Roman" w:cs="Times New Roman" w:eastAsia="Times New Roman" w:hAnsi="Times New Roman"/>
          <w:b w:val="1"/>
          <w:color w:val="000000"/>
          <w:sz w:val="28"/>
          <w:szCs w:val="28"/>
          <w:rtl w:val="0"/>
        </w:rPr>
        <w:t xml:space="preserve">prepared by: Team 8</w:t>
      </w:r>
      <w:r w:rsidDel="00000000" w:rsidR="00000000" w:rsidRPr="00000000">
        <w:rPr>
          <w:rtl w:val="0"/>
        </w:rPr>
      </w:r>
    </w:p>
    <w:p w:rsidR="00000000" w:rsidDel="00000000" w:rsidP="00000000" w:rsidRDefault="00000000" w:rsidRPr="00000000">
      <w:pPr>
        <w:pStyle w:val="Heading1"/>
        <w:ind w:left="720" w:firstLine="0"/>
        <w:contextualSpacing w:val="0"/>
        <w:jc w:val="center"/>
      </w:pPr>
      <w:r w:rsidDel="00000000" w:rsidR="00000000" w:rsidRPr="00000000">
        <w:rPr>
          <w:b w:val="1"/>
          <w:rtl w:val="0"/>
        </w:rPr>
        <w:t xml:space="preserve">Outline</w:t>
      </w:r>
      <w:r w:rsidDel="00000000" w:rsidR="00000000" w:rsidRPr="00000000">
        <w:rPr>
          <w:rtl w:val="0"/>
        </w:rPr>
      </w:r>
    </w:p>
    <w:p w:rsidR="00000000" w:rsidDel="00000000" w:rsidP="00000000" w:rsidRDefault="00000000" w:rsidRPr="00000000">
      <w:pPr>
        <w:numPr>
          <w:ilvl w:val="0"/>
          <w:numId w:val="3"/>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Introduction</w:t>
      </w:r>
    </w:p>
    <w:p w:rsidR="00000000" w:rsidDel="00000000" w:rsidP="00000000" w:rsidRDefault="00000000" w:rsidRPr="00000000">
      <w:pPr>
        <w:numPr>
          <w:ilvl w:val="1"/>
          <w:numId w:val="4"/>
        </w:numPr>
        <w:spacing w:after="0" w:before="0" w:line="240" w:lineRule="auto"/>
        <w:ind w:left="288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Scope</w:t>
      </w:r>
    </w:p>
    <w:p w:rsidR="00000000" w:rsidDel="00000000" w:rsidP="00000000" w:rsidRDefault="00000000" w:rsidRPr="00000000">
      <w:pPr>
        <w:numPr>
          <w:ilvl w:val="1"/>
          <w:numId w:val="4"/>
        </w:numPr>
        <w:spacing w:after="0" w:before="0" w:line="240" w:lineRule="auto"/>
        <w:ind w:left="288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Purpose</w:t>
      </w:r>
    </w:p>
    <w:p w:rsidR="00000000" w:rsidDel="00000000" w:rsidP="00000000" w:rsidRDefault="00000000" w:rsidRPr="00000000">
      <w:pPr>
        <w:numPr>
          <w:ilvl w:val="1"/>
          <w:numId w:val="4"/>
        </w:numPr>
        <w:spacing w:after="0" w:before="0" w:line="240" w:lineRule="auto"/>
        <w:ind w:left="288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Brief overview of merged museum</w:t>
      </w:r>
    </w:p>
    <w:p w:rsidR="00000000" w:rsidDel="00000000" w:rsidP="00000000" w:rsidRDefault="00000000" w:rsidRPr="00000000">
      <w:pPr>
        <w:numPr>
          <w:ilvl w:val="0"/>
          <w:numId w:val="4"/>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Database Basic functionalities</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pieces of work for any of the Museums</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Exhibitions of the Museum</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Locations of the Museum</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Traveling Exhibition</w:t>
      </w:r>
    </w:p>
    <w:p w:rsidR="00000000" w:rsidDel="00000000" w:rsidP="00000000" w:rsidRDefault="00000000" w:rsidRPr="00000000">
      <w:pPr>
        <w:numPr>
          <w:ilvl w:val="1"/>
          <w:numId w:val="6"/>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a Transaction for a work</w:t>
      </w:r>
    </w:p>
    <w:p w:rsidR="00000000" w:rsidDel="00000000" w:rsidP="00000000" w:rsidRDefault="00000000" w:rsidRPr="00000000">
      <w:pPr>
        <w:numPr>
          <w:ilvl w:val="0"/>
          <w:numId w:val="6"/>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Simplified E-R Diagram</w:t>
      </w:r>
    </w:p>
    <w:p w:rsidR="00000000" w:rsidDel="00000000" w:rsidP="00000000" w:rsidRDefault="00000000" w:rsidRPr="00000000">
      <w:pPr>
        <w:numPr>
          <w:ilvl w:val="0"/>
          <w:numId w:val="6"/>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Database Security and Privacy</w:t>
      </w:r>
    </w:p>
    <w:p w:rsidR="00000000" w:rsidDel="00000000" w:rsidP="00000000" w:rsidRDefault="00000000" w:rsidRPr="00000000">
      <w:pPr>
        <w:numPr>
          <w:ilvl w:val="0"/>
          <w:numId w:val="6"/>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Addition of temporal data the database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000000"/>
          <w:sz w:val="22"/>
          <w:szCs w:val="22"/>
          <w:rtl w:val="0"/>
        </w:rPr>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Introduction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36"/>
          <w:szCs w:val="36"/>
          <w:rtl w:val="0"/>
        </w:rPr>
        <w:t xml:space="preserve">Scope: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scope of this report is to provide a high level architectural overview for a New Museum Database Management System (NMDBS) which is able to combine the information contained in the database of five separate museums (Figure 1.1). This report uses a high level database design to give a general overview on the handling and accessing information of all the museums.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36"/>
          <w:szCs w:val="36"/>
          <w:rtl w:val="0"/>
        </w:rPr>
        <w:t xml:space="preserve">Purpose: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purpose of the NMDBS project is to provide a robust and efficient museum database management system that can accurately record and later access data for each museum without losing any important information.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36"/>
          <w:szCs w:val="36"/>
          <w:rtl w:val="0"/>
        </w:rPr>
        <w:t xml:space="preserve">Brief overview of the merged museum:</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project consists of five different museums. Each museum specializes in one or more fields of art, science, and technology. All the museums are to be combined into the NMDBS. A short description of the what each museum specializes in is listed below.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The Frick Collection: specializes in different categories of art like painting, textile, sculpture, photographs, carvings, and clocks, ceramics, and metal works.</w:t>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Indianapolis museum of Arts: Specializes in art from different time frames and regions including African, American, Asian, Mediterranean, and Contemporary art.</w:t>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highlight w:val="white"/>
          <w:rtl w:val="0"/>
        </w:rPr>
        <w:t xml:space="preserve">Smithsonian</w:t>
      </w:r>
      <w:r w:rsidDel="00000000" w:rsidR="00000000" w:rsidRPr="00000000">
        <w:rPr>
          <w:rFonts w:ascii="Times New Roman" w:cs="Times New Roman" w:eastAsia="Times New Roman" w:hAnsi="Times New Roman"/>
          <w:b w:val="0"/>
          <w:color w:val="000000"/>
          <w:sz w:val="22"/>
          <w:szCs w:val="22"/>
          <w:rtl w:val="0"/>
        </w:rPr>
        <w:t xml:space="preserve"> American Art museum: specializes in different categories of American artworks, from the colonial period to the present.</w:t>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Israel Museum: specializes in different categories of chemistry, Physics, and African artwork with almost all its collections being paintings and sculptures.</w:t>
      </w:r>
    </w:p>
    <w:p w:rsidR="00000000" w:rsidDel="00000000" w:rsidP="00000000" w:rsidRDefault="00000000" w:rsidRPr="00000000">
      <w:pPr>
        <w:numPr>
          <w:ilvl w:val="0"/>
          <w:numId w:val="8"/>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Canadian science and technology museum: specializes in different science and technology inventions and creations related to past, current, and astronomy.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5891213" cy="4997758"/>
            <wp:effectExtent b="0" l="0" r="0" t="0"/>
            <wp:docPr descr="https://lh6.googleusercontent.com/byUyYYFOkAwJ6sq4_B2jqJqMep2Q5m5J7sxNjVEzynsT1TnmsV5ixJuSAGbPBHgC2Lvq3DrhYpZtTasN5gaTDYapXQdITV0BdSmyALyzVMSuyELLQ0cGnXZEfO2UqNRawy7a3sv5" id="19" name="image47.png"/>
            <a:graphic>
              <a:graphicData uri="http://schemas.openxmlformats.org/drawingml/2006/picture">
                <pic:pic>
                  <pic:nvPicPr>
                    <pic:cNvPr descr="https://lh6.googleusercontent.com/byUyYYFOkAwJ6sq4_B2jqJqMep2Q5m5J7sxNjVEzynsT1TnmsV5ixJuSAGbPBHgC2Lvq3DrhYpZtTasN5gaTDYapXQdITV0BdSmyALyzVMSuyELLQ0cGnXZEfO2UqNRawy7a3sv5" id="0" name="image47.png"/>
                    <pic:cNvPicPr preferRelativeResize="0"/>
                  </pic:nvPicPr>
                  <pic:blipFill>
                    <a:blip r:embed="rId6"/>
                    <a:srcRect b="0" l="0" r="0" t="0"/>
                    <a:stretch>
                      <a:fillRect/>
                    </a:stretch>
                  </pic:blipFill>
                  <pic:spPr>
                    <a:xfrm>
                      <a:off x="0" y="0"/>
                      <a:ext cx="5891213" cy="499775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(Figure 1.1 New database system for merging five different museums. All relevant information from each of the partner museum database will be combined and adapted into an optimal new database)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Database basic functionalities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ab/>
        <w:t xml:space="preserve">The database design was chosen so as to retain all relevant information relevant to works from all 5 partner museums, while keeping the most relevant information easily accessible and reducing the amount of confusing and disorganized features relating less relevant pieces of information. Listed below are the functionalities of the combined museum database.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pieces of work for any of the museums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239.0" w:type="dxa"/>
        <w:jc w:val="left"/>
        <w:tblInd w:w="-105.0" w:type="dxa"/>
        <w:tblLayout w:type="fixed"/>
        <w:tblLook w:val="0400"/>
      </w:tblPr>
      <w:tblGrid>
        <w:gridCol w:w="2562"/>
        <w:gridCol w:w="6677"/>
        <w:tblGridChange w:id="0">
          <w:tblGrid>
            <w:gridCol w:w="2562"/>
            <w:gridCol w:w="6677"/>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Functionality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Recording and accessing all basic information for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records basic categorical information, the name, the author or source, the year of creation, the date of acquisition, a description and an entry location for which data was originally entered relating to each piece of work owned by one of the museums. Some of the museums had physical properties of the pieces of work recorded, including it being a painting, sculpture, carving etc. as well as a further classification of each piece. (For example a painting can be a portrait, a landscape, etc.). In keeping this data no defining classification information of the works.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Secure recording of the insurance value for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records current and past insurance value for piece of work in all the partner museums while preventing non-authorized personnel from accessing it.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transactions involving a piece of work and any of the five museums.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keeps a detailed history of all works borrowed to, lent out by, sold by, or bought by any of the museums. The date of each transaction as well as a return date if the work has been lent out by or lent to one the museums can always be accessed to enable access of information related to individual transactions. Information on whether a work has been exhibitions, transactions, and whether a work is not under the ownership of one of the partner museums but has the potential to be borrowed can also be accessed.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ownership of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database holds information on the owner of a piece of work for all works which sold, bought by a museum, can be borrowed or have been borrowed. This can resolve issues relating to when a purchaser a work or one of the museums gained possession of an item.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Organized and descriptive categorization for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categorizes each piece of work according the physical properties of the piece of work with a deeper classification. Pieces of work may also be categorized based on conceptual themes which may describe features of them including the era or region a work comes from, or whether a piece of work relates to another area of life. These themes can aid in planning of current, past, and obtaining information on a piece of work by enabling a user to find a work based on a descriptive word. This information may have been derived from past classification of pieces of work in the old databases or from the descriptions for the pieces of work. All information describing what a piece is about or any non-exclusive classifications can be recorded with this feature.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 detailed history for the time and place of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 security and insurance reasons, the location of a piece of work at any point in time since the work has been entered into any of the museums databases can be accessed, including instances where a work belonging to the museum travels out of the museum. This feature can also be used to obtain the date a piece of work was acquired by one of the partner museums.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exhibitions of the museums</w:t>
      </w:r>
      <w:r w:rsidDel="00000000" w:rsidR="00000000" w:rsidRPr="00000000">
        <w:rPr>
          <w:rtl w:val="0"/>
        </w:rPr>
      </w:r>
    </w:p>
    <w:tbl>
      <w:tblPr>
        <w:tblStyle w:val="Table2"/>
        <w:bidiVisual w:val="0"/>
        <w:tblW w:w="9239.0" w:type="dxa"/>
        <w:jc w:val="left"/>
        <w:tblInd w:w="-105.0" w:type="dxa"/>
        <w:tblLayout w:type="fixed"/>
        <w:tblLook w:val="0400"/>
      </w:tblPr>
      <w:tblGrid>
        <w:gridCol w:w="1774"/>
        <w:gridCol w:w="7465"/>
        <w:tblGridChange w:id="0">
          <w:tblGrid>
            <w:gridCol w:w="1774"/>
            <w:gridCol w:w="7465"/>
          </w:tblGrid>
        </w:tblGridChange>
      </w:tblGrid>
      <w:tr>
        <w:trPr>
          <w:trHeight w:val="720" w:hRule="atLeast"/>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Functionality description</w:t>
            </w:r>
            <w:r w:rsidDel="00000000" w:rsidR="00000000" w:rsidRPr="00000000">
              <w:rPr>
                <w:rtl w:val="0"/>
              </w:rPr>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Exhibition planning</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gives full control over planning and management of exhibitions. This includes the ability to:</w:t>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plan and assign new exhibitions to any of the existing partner museums</w:t>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assign an exhibition to take place in multiple locations (i.e. galleries) within the same museum. The same exhibition can be planned for separate locations connected by a door.</w:t>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Re-plan an exhibition multiple times with the option of expanding and updating the exhibition’s collection each time.</w:t>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Have exhibitions to present pieces of work borrowed from one of the partner museums or from another owner.</w:t>
            </w:r>
          </w:p>
          <w:p w:rsidR="00000000" w:rsidDel="00000000" w:rsidP="00000000" w:rsidRDefault="00000000" w:rsidRPr="00000000">
            <w:pPr>
              <w:numPr>
                <w:ilvl w:val="0"/>
                <w:numId w:val="5"/>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Access a detailed record of all past, current, and future exhibitions including the date each exhibition started, ended, or is planned to be started as well as a description, the location of and works presented in each exhibition. This feature is included to enable access to information of exhibitions which have occurred throughout each museum’s history or will occur in the museum’s future. Exhibitions by the same name at different points in time can be distinguished.</w:t>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Travelling Exhibition planning </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allows gives full control over planning and management of traveling exhibitions. This includes the ability to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Create a new traveling exhibition or assign a traveling exhibition for one of the museums exhibitions.</w:t>
            </w:r>
          </w:p>
          <w:p w:rsidR="00000000" w:rsidDel="00000000" w:rsidP="00000000" w:rsidRDefault="00000000" w:rsidRPr="00000000">
            <w:pPr>
              <w:numPr>
                <w:ilvl w:val="0"/>
                <w:numId w:val="7"/>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Access information relating to enter, edit, or future traveling exhibitions including each of the locations for the exhibition, the time it was in that location, the departure and return date of the exhibition from one of the museums, the insured value of the exhibition, as well as those sponsoring the exhibition and security personnel will the ability to update and add data on future traveling exhibitions.</w:t>
            </w:r>
          </w:p>
          <w:p w:rsidR="00000000" w:rsidDel="00000000" w:rsidP="00000000" w:rsidRDefault="00000000" w:rsidRPr="00000000">
            <w:pPr>
              <w:numPr>
                <w:ilvl w:val="0"/>
                <w:numId w:val="7"/>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Allowing traveling exhibitions to have multiple sponsors.</w:t>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28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28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locations of the museum</w:t>
      </w:r>
      <w:r w:rsidDel="00000000" w:rsidR="00000000" w:rsidRPr="00000000">
        <w:rPr>
          <w:rtl w:val="0"/>
        </w:rPr>
      </w:r>
    </w:p>
    <w:tbl>
      <w:tblPr>
        <w:tblStyle w:val="Table3"/>
        <w:bidiVisual w:val="0"/>
        <w:tblW w:w="9239.0" w:type="dxa"/>
        <w:jc w:val="left"/>
        <w:tblInd w:w="-105.0" w:type="dxa"/>
        <w:tblLayout w:type="fixed"/>
        <w:tblLook w:val="0400"/>
      </w:tblPr>
      <w:tblGrid>
        <w:gridCol w:w="2937"/>
        <w:gridCol w:w="6302"/>
        <w:tblGridChange w:id="0">
          <w:tblGrid>
            <w:gridCol w:w="2937"/>
            <w:gridCol w:w="630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Functionality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ability to handle information relating to each location of the partner museums.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gives the ability to assign, update, andenter, edit, or remove information on locations relating to each museum. It can handle information on the name, suggested maximum and minimum capacity, and the dimensions for a location.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Holding general information about doors between rooms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gives the ability to enter, edit or remove information on doors between locations in the museum including rooms connected by a door and if a room is not available due to maintenance, another planned exhibition or other reasons.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related to traveling exhibitions</w:t>
      </w:r>
      <w:r w:rsidDel="00000000" w:rsidR="00000000" w:rsidRPr="00000000">
        <w:rPr>
          <w:rtl w:val="0"/>
        </w:rPr>
      </w:r>
    </w:p>
    <w:tbl>
      <w:tblPr>
        <w:tblStyle w:val="Table4"/>
        <w:bidiVisual w:val="0"/>
        <w:tblW w:w="9239.0" w:type="dxa"/>
        <w:jc w:val="left"/>
        <w:tblInd w:w="-105.0" w:type="dxa"/>
        <w:tblLayout w:type="fixed"/>
        <w:tblLook w:val="0400"/>
      </w:tblPr>
      <w:tblGrid>
        <w:gridCol w:w="2659"/>
        <w:gridCol w:w="6580"/>
        <w:tblGridChange w:id="0">
          <w:tblGrid>
            <w:gridCol w:w="2659"/>
            <w:gridCol w:w="658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ability to handle information identifying traveling exhibitions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gives the ability to assign and update and view information identifying the traveling exhibitions including the exhibition name and start and end date of the exhibition. Information can be viewed for any traveling exhibition planned in the museum's history</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Handling of information relating to the locations of traveling exhibitions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database can IT, security, or view information relating to each location of a traveling exhibition including the place of the location, the date the exhibition began and ended in a location, and a contact phone number for someone at the destination.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Handling of information relating to sponsors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can handle information relating to multiple sponsors of a traveling exhibition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Handling of information relating to the insurance of traveling exhibitions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Travelling exhibitions are more at risk for potential mishandling of a piece of work and have an increased insurance value based on the insurance values of the pieces of work</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a Transaction for a Work </w:t>
      </w:r>
      <w:r w:rsidDel="00000000" w:rsidR="00000000" w:rsidRPr="00000000">
        <w:rPr>
          <w:rtl w:val="0"/>
        </w:rPr>
      </w:r>
    </w:p>
    <w:tbl>
      <w:tblPr>
        <w:tblStyle w:val="Table5"/>
        <w:bidiVisual w:val="0"/>
        <w:tblW w:w="9239.0" w:type="dxa"/>
        <w:jc w:val="left"/>
        <w:tblInd w:w="-105.0" w:type="dxa"/>
        <w:tblLayout w:type="fixed"/>
        <w:tblLook w:val="0400"/>
      </w:tblPr>
      <w:tblGrid>
        <w:gridCol w:w="1597"/>
        <w:gridCol w:w="7642"/>
        <w:tblGridChange w:id="0">
          <w:tblGrid>
            <w:gridCol w:w="1597"/>
            <w:gridCol w:w="764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Purchasing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When purchasing a piece of work, the piece is added into work data with the owner and museum assigned to the museum which it arrived at. This enables access to information which can be quickly in a museum's possession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Selling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location of the work is assigned to be not in the museum, the owner of the work is assigned the buyer in this transaction. By keeping the work in the database information can be accessed regarding past uses of this piece of work as well as information for the buyer in case this person must be contacted.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Borrowing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If a work has never been borrowed the data for it is entered into the database system. The location of a work is always updated when a work it borrowed and the start and end dates of the borrowing are recording. The end date can be edited if this is needed.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Loaning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location of the work is set to be not in the museum and the start and end dates of the loan are recorded.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rPr>
          <w:ins w:author="Samuel Germain" w:id="1" w:date="2016-12-05T12:51:02Z"/>
        </w:rPr>
      </w:pPr>
      <w:r w:rsidDel="00000000" w:rsidR="00000000" w:rsidRPr="00000000">
        <w:rPr>
          <w:rFonts w:ascii="Times New Roman" w:cs="Times New Roman" w:eastAsia="Times New Roman" w:hAnsi="Times New Roman"/>
          <w:b w:val="1"/>
          <w:color w:val="000000"/>
          <w:sz w:val="48"/>
          <w:szCs w:val="48"/>
          <w:rtl w:val="0"/>
        </w:rPr>
        <w:t xml:space="preserve">Simplified E-R Diagram</w:t>
      </w:r>
      <w:ins w:author="Samuel Germain" w:id="1" w:date="2016-12-05T12:51:02Z">
        <w:r w:rsidDel="00000000" w:rsidR="00000000" w:rsidRPr="00000000">
          <w:rPr>
            <w:rtl w:val="0"/>
          </w:rPr>
        </w:r>
      </w:ins>
    </w:p>
    <w:p w:rsidR="00000000" w:rsidDel="00000000" w:rsidP="00000000" w:rsidRDefault="00000000" w:rsidRPr="00000000">
      <w:pPr>
        <w:spacing w:after="0" w:before="0" w:line="240" w:lineRule="auto"/>
        <w:contextualSpacing w:val="0"/>
        <w:jc w:val="center"/>
      </w:pPr>
      <w:del w:author="Samuel Germain" w:id="3" w:date="2016-12-05T12:49:29Z">
        <w:r w:rsidDel="00000000" w:rsidR="00000000" w:rsidRPr="00000000">
          <w:drawing>
            <wp:inline distB="114300" distT="114300" distL="114300" distR="114300">
              <wp:extent cx="6786563" cy="8086725"/>
              <wp:effectExtent b="0" l="0" r="0" t="0"/>
              <wp:docPr descr="Patron Diagram.png" id="2" name="image08.png"/>
              <a:graphic>
                <a:graphicData uri="http://schemas.openxmlformats.org/drawingml/2006/picture">
                  <pic:pic>
                    <pic:nvPicPr>
                      <pic:cNvPr descr="Patron Diagram.png" id="0" name="image08.png"/>
                      <pic:cNvPicPr preferRelativeResize="0"/>
                    </pic:nvPicPr>
                    <pic:blipFill>
                      <a:blip r:embed="rId7"/>
                      <a:srcRect b="0" l="0" r="0" t="0"/>
                      <a:stretch>
                        <a:fillRect/>
                      </a:stretch>
                    </pic:blipFill>
                    <pic:spPr>
                      <a:xfrm>
                        <a:off x="0" y="0"/>
                        <a:ext cx="6786563" cy="8086725"/>
                      </a:xfrm>
                      <a:prstGeom prst="rect"/>
                      <a:ln/>
                    </pic:spPr>
                  </pic:pic>
                </a:graphicData>
              </a:graphic>
            </wp:inline>
          </w:drawing>
        </w:r>
      </w:del>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Database Security and Privacy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 security and insurance reasons the location of a work at any time since the museum has been dealing with a work can be accessed on a date and time basis. For items moving between locations in the same museum the time it starts in one location is recorded as the end date for its previous location; however, this does not happen for transfers between partner museums.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157913" cy="5888286"/>
            <wp:effectExtent b="0" l="0" r="0" t="0"/>
            <wp:docPr descr="https://lh6.googleusercontent.com/wmqYSDwJr6TbPSFR_QHe_Hj4gju92bGSS238MPN_THAu3qv3y6mwFkjxem8cB60j9INdF_Xa50JeZYZwlab0TaZZRozW2K_I8-Ic8Gvyu3BauERb-Rm5OUW4YtPnVD3Ia19fKbk9" id="20" name="image48.png"/>
            <a:graphic>
              <a:graphicData uri="http://schemas.openxmlformats.org/drawingml/2006/picture">
                <pic:pic>
                  <pic:nvPicPr>
                    <pic:cNvPr descr="https://lh6.googleusercontent.com/wmqYSDwJr6TbPSFR_QHe_Hj4gju92bGSS238MPN_THAu3qv3y6mwFkjxem8cB60j9INdF_Xa50JeZYZwlab0TaZZRozW2K_I8-Ic8Gvyu3BauERb-Rm5OUW4YtPnVD3Ia19fKbk9" id="0" name="image48.png"/>
                    <pic:cNvPicPr preferRelativeResize="0"/>
                  </pic:nvPicPr>
                  <pic:blipFill>
                    <a:blip r:embed="rId8"/>
                    <a:srcRect b="0" l="0" r="0" t="0"/>
                    <a:stretch>
                      <a:fillRect/>
                    </a:stretch>
                  </pic:blipFill>
                  <pic:spPr>
                    <a:xfrm>
                      <a:off x="0" y="0"/>
                      <a:ext cx="6157913" cy="588828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2"/>
          <w:szCs w:val="22"/>
          <w:highlight w:val="white"/>
          <w:rtl w:val="0"/>
        </w:rPr>
        <w:t xml:space="preserve">(</w:t>
      </w:r>
      <w:r w:rsidDel="00000000" w:rsidR="00000000" w:rsidRPr="00000000">
        <w:rPr>
          <w:rFonts w:ascii="Times New Roman" w:cs="Times New Roman" w:eastAsia="Times New Roman" w:hAnsi="Times New Roman"/>
          <w:b w:val="0"/>
          <w:color w:val="000000"/>
          <w:sz w:val="22"/>
          <w:szCs w:val="22"/>
          <w:rtl w:val="0"/>
        </w:rPr>
        <w:t xml:space="preserve">Figure 1.4 authority for different role and positions</w:t>
      </w:r>
      <w:r w:rsidDel="00000000" w:rsidR="00000000" w:rsidRPr="00000000">
        <w:rPr>
          <w:rFonts w:ascii="Times New Roman" w:cs="Times New Roman" w:eastAsia="Times New Roman" w:hAnsi="Times New Roman"/>
          <w:b w:val="0"/>
          <w:color w:val="000000"/>
          <w:sz w:val="22"/>
          <w:szCs w:val="22"/>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w:t>
      </w:r>
      <w:r w:rsidDel="00000000" w:rsidR="00000000" w:rsidRPr="00000000">
        <w:rPr>
          <w:rFonts w:ascii="Times New Roman" w:cs="Times New Roman" w:eastAsia="Times New Roman" w:hAnsi="Times New Roman"/>
          <w:b w:val="0"/>
          <w:color w:val="000000"/>
          <w:sz w:val="22"/>
          <w:szCs w:val="22"/>
          <w:highlight w:val="white"/>
          <w:rtl w:val="0"/>
        </w:rPr>
        <w:t xml:space="preserve">figure 1</w:t>
      </w:r>
      <w:r w:rsidDel="00000000" w:rsidR="00000000" w:rsidRPr="00000000">
        <w:rPr>
          <w:rFonts w:ascii="Times New Roman" w:cs="Times New Roman" w:eastAsia="Times New Roman" w:hAnsi="Times New Roman"/>
          <w:b w:val="0"/>
          <w:color w:val="000000"/>
          <w:sz w:val="22"/>
          <w:szCs w:val="22"/>
          <w:rtl w:val="0"/>
        </w:rPr>
        <w:t xml:space="preserve">.4 shows that different role could access or view different parts of database.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The merged museum database is used by different people with different responsibilities and privileges relating to it. People can view different information from the database depending on their role. Roles people may have pertaining to the database can be employee roles such a patron, work, exhibition, and building maintenance or roles of an outsider including a visitor and sponsor of the traveling museum. Each person does not require access to all information and some information can be dangerous to freely give out, such as allowing a visitor to view insurance values of a piece of work. Below is a description of roles and what this person may access pertaining to the database as shown in figure 1.4.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6"/>
        <w:bidiVisual w:val="0"/>
        <w:tblW w:w="9239.0" w:type="dxa"/>
        <w:jc w:val="left"/>
        <w:tblInd w:w="-105.0" w:type="dxa"/>
        <w:tblLayout w:type="fixed"/>
        <w:tblLook w:val="0400"/>
      </w:tblPr>
      <w:tblGrid>
        <w:gridCol w:w="1496"/>
        <w:gridCol w:w="7743"/>
        <w:tblGridChange w:id="0">
          <w:tblGrid>
            <w:gridCol w:w="1496"/>
            <w:gridCol w:w="7743"/>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Patron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patron is the museum manager and has privileges of accessing all information from the database containing information of all 5 partner museums.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need access to all parts of the database for the develop of software such as the website of the museum, developing applications and managing the database itself.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Security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 are restricted to viewing information on locations, exhibitions, items, and visitors including traveling exhibitions in order to maintain safety and to have the ability to access and provide information in the case of an unfortunate incident.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Building maintenance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building maintenance are restricted to accessing and editing information on the locations and doors because they only need to perform maintenance on the physical structures of the building itself.</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Visitor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Visitors are people who visit the museum, and view online sources such as a website or museum app which access the database. These people have limited authority and cannot edit or create information but are able to view information on pieces of sold, borrowed, or locations of the museums with the exception of private information like the insurance value of a work and current and upcoming exhibitions.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Sponsor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Sponsors support the partner museums by sponsoring traveling exhibitions. These people therefore can have access to information relating to the traveling exhibitions and pieces of work in case they want further input on what works are involved in a traveling exhibition.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9"/>
        </w:numPr>
        <w:spacing w:line="276" w:lineRule="auto"/>
        <w:ind w:left="720" w:hanging="360"/>
        <w:contextualSpacing w:val="1"/>
        <w:jc w:val="center"/>
        <w:rPr>
          <w:ins w:author="Samuel Germain" w:id="4" w:date="2016-12-05T12:44:15Z"/>
          <w:rFonts w:ascii="Times New Roman" w:cs="Times New Roman" w:eastAsia="Times New Roman" w:hAnsi="Times New Roman"/>
        </w:rPr>
      </w:pPr>
      <w:ins w:author="Samuel Germain" w:id="4" w:date="2016-12-05T12:44:15Z">
        <w:r w:rsidDel="00000000" w:rsidR="00000000" w:rsidRPr="00000000">
          <w:rPr>
            <w:rFonts w:ascii="Times New Roman" w:cs="Times New Roman" w:eastAsia="Times New Roman" w:hAnsi="Times New Roman"/>
            <w:b w:val="1"/>
            <w:sz w:val="36"/>
            <w:szCs w:val="36"/>
            <w:rtl w:val="0"/>
            <w:rPrChange w:author="Samuel Germain" w:id="5" w:date="2016-12-05T12:44:15Z">
              <w:rPr/>
            </w:rPrChange>
          </w:rPr>
          <w:t xml:space="preserve">Management of Historical Information</w:t>
        </w:r>
      </w:ins>
    </w:p>
    <w:p w:rsidR="00000000" w:rsidDel="00000000" w:rsidP="00000000" w:rsidRDefault="00000000" w:rsidRPr="00000000">
      <w:pPr>
        <w:numPr>
          <w:ilvl w:val="0"/>
          <w:numId w:val="9"/>
        </w:numPr>
        <w:spacing w:line="276" w:lineRule="auto"/>
        <w:ind w:left="720" w:hanging="360"/>
        <w:contextualSpacing w:val="1"/>
        <w:rPr>
          <w:ins w:author="Samuel Germain" w:id="4" w:date="2016-12-05T12:44:15Z"/>
          <w:rFonts w:ascii="Times New Roman" w:cs="Times New Roman" w:eastAsia="Times New Roman" w:hAnsi="Times New Roman"/>
        </w:rPr>
      </w:pPr>
      <w:ins w:author="Samuel Germain" w:id="4" w:date="2016-12-05T12:44:15Z">
        <w:r w:rsidDel="00000000" w:rsidR="00000000" w:rsidRPr="00000000">
          <w:rPr>
            <w:rFonts w:ascii="Times New Roman" w:cs="Times New Roman" w:eastAsia="Times New Roman" w:hAnsi="Times New Roman"/>
            <w:sz w:val="24"/>
            <w:szCs w:val="24"/>
            <w:rtl w:val="0"/>
            <w:rPrChange w:author="Samuel Germain" w:id="5" w:date="2016-12-05T12:44:15Z">
              <w:rPr/>
            </w:rPrChange>
          </w:rPr>
          <w:t xml:space="preserve">        </w:t>
          <w:tab/>
        </w:r>
      </w:ins>
    </w:p>
    <w:p w:rsidR="00000000" w:rsidDel="00000000" w:rsidP="00000000" w:rsidRDefault="00000000" w:rsidRPr="00000000">
      <w:pPr>
        <w:numPr>
          <w:ilvl w:val="0"/>
          <w:numId w:val="9"/>
        </w:numPr>
        <w:spacing w:line="276" w:lineRule="auto"/>
        <w:ind w:left="720" w:hanging="360"/>
        <w:contextualSpacing w:val="1"/>
        <w:rPr>
          <w:ins w:author="Samuel Germain" w:id="4" w:date="2016-12-05T12:44:15Z"/>
          <w:rFonts w:ascii="Times New Roman" w:cs="Times New Roman" w:eastAsia="Times New Roman" w:hAnsi="Times New Roman"/>
        </w:rPr>
      </w:pPr>
      <w:ins w:author="Samuel Germain" w:id="4" w:date="2016-12-05T12:44:15Z">
        <w:r w:rsidDel="00000000" w:rsidR="00000000" w:rsidRPr="00000000">
          <w:rPr>
            <w:rFonts w:ascii="Times New Roman" w:cs="Times New Roman" w:eastAsia="Times New Roman" w:hAnsi="Times New Roman"/>
            <w:sz w:val="24"/>
            <w:szCs w:val="24"/>
            <w:highlight w:val="white"/>
            <w:rtl w:val="0"/>
            <w:rPrChange w:author="Samuel Germain" w:id="5" w:date="2016-12-05T12:44:15Z">
              <w:rPr/>
            </w:rPrChange>
          </w:rPr>
          <w:t xml:space="preserve">Some information pertaining to the database is historical. By attaching a time period to data, it becomes possible to store history relating to different states of data. </w:t>
        </w:r>
        <w:r w:rsidDel="00000000" w:rsidR="00000000" w:rsidRPr="00000000">
          <w:rPr>
            <w:rFonts w:ascii="Times New Roman" w:cs="Times New Roman" w:eastAsia="Times New Roman" w:hAnsi="Times New Roman"/>
            <w:sz w:val="24"/>
            <w:szCs w:val="24"/>
            <w:rtl w:val="0"/>
            <w:rPrChange w:author="Samuel Germain" w:id="5" w:date="2016-12-05T12:44:15Z">
              <w:rPr/>
            </w:rPrChange>
          </w:rPr>
          <w:t xml:space="preserve">A first step in our design towards a temporal database thus is to </w:t>
        </w:r>
        <w:r w:rsidDel="00000000" w:rsidR="00000000" w:rsidRPr="00000000">
          <w:rPr>
            <w:rFonts w:ascii="Times New Roman" w:cs="Times New Roman" w:eastAsia="Times New Roman" w:hAnsi="Times New Roman"/>
            <w:sz w:val="24"/>
            <w:szCs w:val="24"/>
            <w:highlight w:val="white"/>
            <w:rtl w:val="0"/>
            <w:rPrChange w:author="Samuel Germain" w:id="5" w:date="2016-12-05T12:44:15Z">
              <w:rPr/>
            </w:rPrChange>
          </w:rPr>
          <w:t xml:space="preserve">attach a time and date to entities</w:t>
        </w:r>
        <w:r w:rsidDel="00000000" w:rsidR="00000000" w:rsidRPr="00000000">
          <w:rPr>
            <w:rFonts w:ascii="Times New Roman" w:cs="Times New Roman" w:eastAsia="Times New Roman" w:hAnsi="Times New Roman"/>
            <w:sz w:val="24"/>
            <w:szCs w:val="24"/>
            <w:rtl w:val="0"/>
            <w:rPrChange w:author="Samuel Germain" w:id="5" w:date="2016-12-05T12:44:15Z">
              <w:rPr/>
            </w:rPrChange>
          </w:rPr>
          <w:t xml:space="preserve">. Some information is only relevant pertaining to a certain time frame, but this information may need to be accessed for purposes of accounting, insurance, etc.</w:t>
        </w:r>
      </w:ins>
    </w:p>
    <w:p w:rsidR="00000000" w:rsidDel="00000000" w:rsidP="00000000" w:rsidRDefault="00000000" w:rsidRPr="00000000">
      <w:pPr>
        <w:numPr>
          <w:ilvl w:val="0"/>
          <w:numId w:val="9"/>
        </w:numPr>
        <w:spacing w:line="240" w:lineRule="auto"/>
        <w:ind w:left="720" w:hanging="360"/>
        <w:contextualSpacing w:val="1"/>
        <w:rPr>
          <w:ins w:author="Samuel Germain" w:id="4" w:date="2016-12-05T12:44:15Z"/>
          <w:rFonts w:ascii="Times New Roman" w:cs="Times New Roman" w:eastAsia="Times New Roman" w:hAnsi="Times New Roman"/>
        </w:rPr>
      </w:pPr>
      <w:ins w:author="Samuel Germain" w:id="4" w:date="2016-12-05T12:44:15Z">
        <w:r w:rsidDel="00000000" w:rsidR="00000000" w:rsidRPr="00000000">
          <w:rPr>
            <w:rFonts w:ascii="Times New Roman" w:cs="Times New Roman" w:eastAsia="Times New Roman" w:hAnsi="Times New Roman"/>
            <w:rtl w:val="0"/>
            <w:rPrChange w:author="Samuel Germain" w:id="5" w:date="2016-12-05T12:44:15Z">
              <w:rPr/>
            </w:rPrChange>
          </w:rPr>
          <w:t xml:space="preserve"> </w:t>
        </w:r>
      </w:ins>
    </w:p>
    <w:p w:rsidR="00000000" w:rsidDel="00000000" w:rsidP="00000000" w:rsidRDefault="00000000" w:rsidRPr="00000000">
      <w:pPr>
        <w:numPr>
          <w:ilvl w:val="0"/>
          <w:numId w:val="9"/>
        </w:numPr>
        <w:spacing w:line="276" w:lineRule="auto"/>
        <w:ind w:left="720" w:hanging="360"/>
        <w:contextualSpacing w:val="1"/>
        <w:rPr>
          <w:ins w:author="Samuel Germain" w:id="4" w:date="2016-12-05T12:44:15Z"/>
          <w:rFonts w:ascii="Times New Roman" w:cs="Times New Roman" w:eastAsia="Times New Roman" w:hAnsi="Times New Roman"/>
        </w:rPr>
      </w:pPr>
      <w:ins w:author="Samuel Germain" w:id="4" w:date="2016-12-05T12:44:15Z">
        <w:r w:rsidDel="00000000" w:rsidR="00000000" w:rsidRPr="00000000">
          <w:rPr>
            <w:rFonts w:ascii="Times New Roman" w:cs="Times New Roman" w:eastAsia="Times New Roman" w:hAnsi="Times New Roman"/>
            <w:rtl w:val="0"/>
            <w:rPrChange w:author="Samuel Germain" w:id="5" w:date="2016-12-05T12:44:15Z">
              <w:rPr/>
            </w:rPrChange>
          </w:rPr>
          <w:t xml:space="preserve">Below is a list of all data that will accurately record the historical date and time of all events happening in all partner museums:</w:t>
        </w:r>
      </w:ins>
    </w:p>
    <w:p w:rsidR="00000000" w:rsidDel="00000000" w:rsidP="00000000" w:rsidRDefault="00000000" w:rsidRPr="00000000">
      <w:pPr>
        <w:spacing w:after="0" w:before="0" w:line="240" w:lineRule="auto"/>
        <w:contextualSpacing w:val="0"/>
        <w:jc w:val="center"/>
        <w:rPr>
          <w:del w:author="Samuel Germain" w:id="4" w:date="2016-12-05T12:44:15Z"/>
        </w:rPr>
      </w:pPr>
      <w:ins w:author="Samuel Germain" w:id="4" w:date="2016-12-05T12:44:15Z">
        <w:r w:rsidDel="00000000" w:rsidR="00000000" w:rsidRPr="00000000">
          <w:rPr>
            <w:rFonts w:ascii="Times New Roman" w:cs="Times New Roman" w:eastAsia="Times New Roman" w:hAnsi="Times New Roman"/>
            <w:rtl w:val="0"/>
            <w:rPrChange w:author="Samuel Germain" w:id="5" w:date="2016-12-05T12:44:15Z">
              <w:rPr/>
            </w:rPrChange>
          </w:rPr>
          <w:t xml:space="preserve">Our database stores historical information for the location of any piece of work. It is common  </w:t>
        </w:r>
      </w:ins>
      <w:del w:author="Samuel Germain" w:id="4" w:date="2016-12-05T12:44:15Z">
        <w:r w:rsidDel="00000000" w:rsidR="00000000" w:rsidRPr="00000000">
          <w:rPr>
            <w:rFonts w:ascii="Times New Roman" w:cs="Times New Roman" w:eastAsia="Times New Roman" w:hAnsi="Times New Roman"/>
            <w:rtl w:val="0"/>
            <w:rPrChange w:author="Samuel Germain" w:id="5" w:date="2016-12-05T12:44:15Z">
              <w:rPr>
                <w:rFonts w:ascii="Times New Roman" w:cs="Times New Roman" w:eastAsia="Times New Roman" w:hAnsi="Times New Roman"/>
                <w:b w:val="1"/>
                <w:sz w:val="36"/>
                <w:szCs w:val="36"/>
              </w:rPr>
            </w:rPrChange>
          </w:rPr>
          <w:delText xml:space="preserve">Management of Historical Information</w:delText>
        </w:r>
        <w:r w:rsidDel="00000000" w:rsidR="00000000" w:rsidRPr="00000000">
          <w:rPr>
            <w:rtl w:val="0"/>
          </w:rPr>
        </w:r>
      </w:del>
    </w:p>
    <w:p w:rsidR="00000000" w:rsidDel="00000000" w:rsidP="00000000" w:rsidRDefault="00000000" w:rsidRPr="00000000">
      <w:pPr>
        <w:spacing w:after="0" w:before="0" w:line="240" w:lineRule="auto"/>
        <w:contextualSpacing w:val="0"/>
        <w:rPr>
          <w:del w:author="Samuel Germain" w:id="4" w:date="2016-12-05T12:44:15Z"/>
        </w:rPr>
      </w:pPr>
      <w:del w:author="Samuel Germain" w:id="4" w:date="2016-12-05T12:44:15Z">
        <w:r w:rsidDel="00000000" w:rsidR="00000000" w:rsidRPr="00000000">
          <w:rPr>
            <w:rFonts w:ascii="Times New Roman" w:cs="Times New Roman" w:eastAsia="Times New Roman" w:hAnsi="Times New Roman"/>
            <w:rtl w:val="0"/>
            <w:rPrChange w:author="Samuel Germain" w:id="5" w:date="2016-12-05T12:44:15Z">
              <w:rPr>
                <w:rFonts w:ascii="Times New Roman" w:cs="Times New Roman" w:eastAsia="Times New Roman" w:hAnsi="Times New Roman"/>
                <w:b w:val="0"/>
                <w:color w:val="000000"/>
                <w:sz w:val="24"/>
                <w:szCs w:val="24"/>
              </w:rPr>
            </w:rPrChange>
          </w:rPr>
          <w:tab/>
        </w:r>
        <w:r w:rsidDel="00000000" w:rsidR="00000000" w:rsidRPr="00000000">
          <w:rPr>
            <w:rtl w:val="0"/>
          </w:rPr>
        </w:r>
      </w:del>
    </w:p>
    <w:p w:rsidR="00000000" w:rsidDel="00000000" w:rsidP="00000000" w:rsidRDefault="00000000" w:rsidRPr="00000000">
      <w:pPr>
        <w:spacing w:after="0" w:before="0" w:line="240" w:lineRule="auto"/>
        <w:ind w:firstLine="720"/>
        <w:contextualSpacing w:val="0"/>
        <w:rPr>
          <w:del w:author="Samuel Germain" w:id="4" w:date="2016-12-05T12:44:15Z"/>
        </w:rPr>
      </w:pPr>
      <w:ins w:author="Samuel Germain" w:id="6" w:date="2016-12-05T12:07:43Z">
        <w:del w:author="Samuel Germain" w:id="4" w:date="2016-12-05T12:44:15Z">
          <w:r w:rsidDel="00000000" w:rsidR="00000000" w:rsidRPr="00000000">
            <w:rPr>
              <w:rFonts w:ascii="Times New Roman" w:cs="Times New Roman" w:eastAsia="Times New Roman" w:hAnsi="Times New Roman"/>
              <w:rtl w:val="0"/>
              <w:rPrChange w:author="Samuel Germain" w:id="5" w:date="2016-12-05T12:44:15Z">
                <w:rPr/>
              </w:rPrChange>
            </w:rPr>
            <w:delText xml:space="preserve">Some information pertaining to the database is historical </w:delText>
          </w:r>
        </w:del>
      </w:ins>
      <w:del w:author="Samuel Germain" w:id="4" w:date="2016-12-05T12:44:15Z">
        <w:r w:rsidDel="00000000" w:rsidR="00000000" w:rsidRPr="00000000">
          <w:rPr>
            <w:rFonts w:ascii="Times New Roman" w:cs="Times New Roman" w:eastAsia="Times New Roman" w:hAnsi="Times New Roman"/>
            <w:rtl w:val="0"/>
            <w:rPrChange w:author="Samuel Germain" w:id="5" w:date="2016-12-05T12:44:15Z">
              <w:rPr>
                <w:rFonts w:ascii="Times New Roman" w:cs="Times New Roman" w:eastAsia="Times New Roman" w:hAnsi="Times New Roman"/>
                <w:b w:val="0"/>
                <w:color w:val="000000"/>
                <w:sz w:val="24"/>
                <w:szCs w:val="24"/>
                <w:highlight w:val="white"/>
              </w:rPr>
            </w:rPrChange>
          </w:rPr>
          <w:delText xml:space="preserve"> By attaching a time period to data, it becomes possible to store history relating to different states of data. </w:delText>
        </w:r>
        <w:r w:rsidDel="00000000" w:rsidR="00000000" w:rsidRPr="00000000">
          <w:rPr>
            <w:rFonts w:ascii="Times New Roman" w:cs="Times New Roman" w:eastAsia="Times New Roman" w:hAnsi="Times New Roman"/>
            <w:rtl w:val="0"/>
            <w:rPrChange w:author="Samuel Germain" w:id="5" w:date="2016-12-05T12:44:15Z">
              <w:rPr>
                <w:rFonts w:ascii="Times New Roman" w:cs="Times New Roman" w:eastAsia="Times New Roman" w:hAnsi="Times New Roman"/>
                <w:b w:val="0"/>
                <w:color w:val="000000"/>
                <w:sz w:val="24"/>
                <w:szCs w:val="24"/>
              </w:rPr>
            </w:rPrChange>
          </w:rPr>
          <w:delText xml:space="preserve">A first step in our design towards a temporal database thus is to </w:delText>
        </w:r>
        <w:r w:rsidDel="00000000" w:rsidR="00000000" w:rsidRPr="00000000">
          <w:rPr>
            <w:rFonts w:ascii="Times New Roman" w:cs="Times New Roman" w:eastAsia="Times New Roman" w:hAnsi="Times New Roman"/>
            <w:rtl w:val="0"/>
            <w:rPrChange w:author="Samuel Germain" w:id="5" w:date="2016-12-05T12:44:15Z">
              <w:rPr>
                <w:rFonts w:ascii="Times New Roman" w:cs="Times New Roman" w:eastAsia="Times New Roman" w:hAnsi="Times New Roman"/>
                <w:b w:val="0"/>
                <w:color w:val="000000"/>
                <w:sz w:val="24"/>
                <w:szCs w:val="24"/>
                <w:highlight w:val="white"/>
              </w:rPr>
            </w:rPrChange>
          </w:rPr>
          <w:delText xml:space="preserve">attach a time and date to entities</w:delText>
        </w:r>
        <w:r w:rsidDel="00000000" w:rsidR="00000000" w:rsidRPr="00000000">
          <w:rPr>
            <w:rFonts w:ascii="Times New Roman" w:cs="Times New Roman" w:eastAsia="Times New Roman" w:hAnsi="Times New Roman"/>
            <w:rtl w:val="0"/>
            <w:rPrChange w:author="Samuel Germain" w:id="5" w:date="2016-12-05T12:44:15Z">
              <w:rPr>
                <w:rFonts w:ascii="Times New Roman" w:cs="Times New Roman" w:eastAsia="Times New Roman" w:hAnsi="Times New Roman"/>
                <w:b w:val="0"/>
                <w:color w:val="000000"/>
                <w:sz w:val="24"/>
                <w:szCs w:val="24"/>
              </w:rPr>
            </w:rPrChange>
          </w:rPr>
          <w:delText xml:space="preserve">. </w:delText>
        </w:r>
        <w:r w:rsidDel="00000000" w:rsidR="00000000" w:rsidRPr="00000000">
          <w:rPr>
            <w:rtl w:val="0"/>
          </w:rPr>
        </w:r>
      </w:del>
    </w:p>
    <w:p w:rsidR="00000000" w:rsidDel="00000000" w:rsidP="00000000" w:rsidRDefault="00000000" w:rsidRPr="00000000">
      <w:pPr>
        <w:ind w:firstLine="720"/>
        <w:contextualSpacing w:val="0"/>
        <w:rPr>
          <w:del w:author="Samuel Germain" w:id="4" w:date="2016-12-05T12:44:15Z"/>
        </w:rPr>
      </w:pPr>
      <w:del w:author="Samuel Germain" w:id="4" w:date="2016-12-05T12:44:15Z">
        <w:r w:rsidDel="00000000" w:rsidR="00000000" w:rsidRPr="00000000">
          <w:rPr>
            <w:rtl w:val="0"/>
          </w:rPr>
        </w:r>
      </w:del>
    </w:p>
    <w:p w:rsidR="00000000" w:rsidDel="00000000" w:rsidP="00000000" w:rsidRDefault="00000000" w:rsidRPr="00000000">
      <w:pPr>
        <w:spacing w:after="0" w:before="0" w:line="240" w:lineRule="auto"/>
        <w:ind w:firstLine="720"/>
        <w:contextualSpacing w:val="0"/>
        <w:rPr>
          <w:del w:author="Samuel Germain" w:id="4" w:date="2016-12-05T12:44:15Z"/>
        </w:rPr>
      </w:pPr>
      <w:del w:author="Samuel Germain" w:id="4" w:date="2016-12-05T12:44:15Z">
        <w:r w:rsidDel="00000000" w:rsidR="00000000" w:rsidRPr="00000000">
          <w:rPr>
            <w:rFonts w:ascii="Times New Roman" w:cs="Times New Roman" w:eastAsia="Times New Roman" w:hAnsi="Times New Roman"/>
            <w:rtl w:val="0"/>
            <w:rPrChange w:author="Samuel Germain" w:id="5" w:date="2016-12-05T12:44:15Z">
              <w:rPr>
                <w:rFonts w:ascii="Times New Roman" w:cs="Times New Roman" w:eastAsia="Times New Roman" w:hAnsi="Times New Roman"/>
                <w:b w:val="0"/>
                <w:color w:val="000000"/>
                <w:sz w:val="22"/>
                <w:szCs w:val="22"/>
              </w:rPr>
            </w:rPrChange>
          </w:rPr>
          <w:delText xml:space="preserve">Below is a list of all data that will accurately record the date-time history of all events happening in all museums combined:</w:delText>
        </w:r>
        <w:r w:rsidDel="00000000" w:rsidR="00000000" w:rsidRPr="00000000">
          <w:rPr>
            <w:rtl w:val="0"/>
          </w:rPr>
        </w:r>
      </w:del>
    </w:p>
    <w:p w:rsidR="00000000" w:rsidDel="00000000" w:rsidP="00000000" w:rsidRDefault="00000000" w:rsidRPr="00000000">
      <w:pPr>
        <w:numPr>
          <w:ilvl w:val="0"/>
          <w:numId w:val="9"/>
        </w:numPr>
        <w:spacing w:after="0" w:before="0" w:line="240" w:lineRule="auto"/>
        <w:ind w:left="720" w:hanging="360"/>
        <w:rPr>
          <w:rFonts w:ascii="Times New Roman" w:cs="Times New Roman" w:eastAsia="Times New Roman" w:hAnsi="Times New Roman"/>
          <w:b w:val="0"/>
          <w:color w:val="000000"/>
          <w:sz w:val="22"/>
          <w:szCs w:val="22"/>
        </w:rPr>
      </w:pPr>
      <w:del w:author="Samuel Germain" w:id="4" w:date="2016-12-05T12:44:15Z">
        <w:r w:rsidDel="00000000" w:rsidR="00000000" w:rsidRPr="00000000">
          <w:rPr>
            <w:rFonts w:ascii="Times New Roman" w:cs="Times New Roman" w:eastAsia="Times New Roman" w:hAnsi="Times New Roman"/>
            <w:rtl w:val="0"/>
            <w:rPrChange w:author="Samuel Germain" w:id="5" w:date="2016-12-05T12:44:15Z">
              <w:rPr>
                <w:rFonts w:ascii="Times New Roman" w:cs="Times New Roman" w:eastAsia="Times New Roman" w:hAnsi="Times New Roman"/>
                <w:b w:val="0"/>
                <w:color w:val="000000"/>
                <w:sz w:val="22"/>
                <w:szCs w:val="22"/>
              </w:rPr>
            </w:rPrChange>
          </w:rPr>
          <w:delText xml:space="preserve">Our database stores temporal data for the location of any piece of work. It is common in for </w:delText>
        </w:r>
      </w:del>
      <w:r w:rsidDel="00000000" w:rsidR="00000000" w:rsidRPr="00000000">
        <w:rPr>
          <w:rFonts w:ascii="Times New Roman" w:cs="Times New Roman" w:eastAsia="Times New Roman" w:hAnsi="Times New Roman"/>
          <w:b w:val="0"/>
          <w:color w:val="000000"/>
          <w:sz w:val="22"/>
          <w:szCs w:val="22"/>
          <w:rtl w:val="0"/>
        </w:rPr>
        <w:t xml:space="preserve">piece to be moved from one location to another in the same museum when for example, works are moved from a gallery to storage. In our combined museum database it is likely for an item to be transferred from one museum to another partner museum. Our database design keeps track of the history of all transfers within a museum and between museums. For every work, the database records the date and time the work is inserted into or moved out of its location. Because moving an item within a museum takes only a short time, the start date and time an item was moved into a location is recorded as the end date and time for the previous location as long as the item only changed location within the same museum. Our database also allows planning future locations of any work in the museum collections. (i.e. works can be planned to be inserted in a certain gallery of a certain museum at a future date and time.). This aids in security of a work and can be helpful for insurance purposes because the place of a work at any point in time in while it was in the museums' system can be located, with the exception of when a work is given to someone else because then the work is the responsibility of this person. The exhibition of each work can also be accessed apart from the location of the exhibition itself.</w:t>
      </w:r>
    </w:p>
    <w:p w:rsidR="00000000" w:rsidDel="00000000" w:rsidP="00000000" w:rsidRDefault="00000000" w:rsidRPr="00000000">
      <w:pPr>
        <w:numPr>
          <w:ilvl w:val="0"/>
          <w:numId w:val="9"/>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Our database stores temporal data for all changes in works ownership. This includes keeping track of purchased, borrowed, loaned, and sold items. Once an item is sold, future changes in ownership are not recorded as they do not the museum unless the work returns to the museum. By recording the owner at all points in time if a person should be contacted pertaining to the work this person owns, this can be done. If a work can be potentially borrowed this is not temporal data as a date cannot be attached to it, but any work can be identified as to whether it is “borrowable” or not.</w:t>
      </w:r>
    </w:p>
    <w:p w:rsidR="00000000" w:rsidDel="00000000" w:rsidP="00000000" w:rsidRDefault="00000000" w:rsidRPr="00000000">
      <w:pPr>
        <w:numPr>
          <w:ilvl w:val="0"/>
          <w:numId w:val="9"/>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Transactions have a date and time attached to them as multiple transactions can happen for the same item. It can also be helpful to have the date and time of a transaction for purposes of security, taxes, etc. Transactions include if a work is purchased, sold, lent, or lent out. Entering a transaction which is a buy or a sale of a work automatically creates temporal data for the owner of a work. This feature can also be used to record the date and time a work was damaged, was found to be missing, or was donated which can give more detailed information for security and insurance purposes including police reports. Temporal data for location of a work is automatically entered as appropriate depending on whether a work is bought, sold, lent or borrowed.</w:t>
      </w:r>
    </w:p>
    <w:p w:rsidR="00000000" w:rsidDel="00000000" w:rsidP="00000000" w:rsidRDefault="00000000" w:rsidRPr="00000000">
      <w:pPr>
        <w:numPr>
          <w:ilvl w:val="0"/>
          <w:numId w:val="9"/>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Exhibitions and the location of exhibitions are also temporal data as the same exhibition can occur at different dates also different locations and therefore the time of an exhibition is needed to differentiate between occurrences of similar exhibitions by the same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more detailed explanation of information pertaining to a time frame for data and the benefits of having information for the given data at every point in time.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The Location and Exhibition of a piece of work</w:t>
      </w:r>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For some of the museum databases this will involve the implementation of new temporal data</w:t>
      </w:r>
    </w:p>
    <w:tbl>
      <w:tblPr>
        <w:tblStyle w:val="Table7"/>
        <w:bidiVisual w:val="0"/>
        <w:tblW w:w="9239.0" w:type="dxa"/>
        <w:jc w:val="left"/>
        <w:tblInd w:w="-105.0" w:type="dxa"/>
        <w:tblLayout w:type="fixed"/>
        <w:tblLook w:val="0400"/>
      </w:tblPr>
      <w:tblGrid>
        <w:gridCol w:w="1188"/>
        <w:gridCol w:w="8051"/>
        <w:tblGridChange w:id="0">
          <w:tblGrid>
            <w:gridCol w:w="1188"/>
            <w:gridCol w:w="805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Explanation and benefits of data recorded in the time frame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all history relating to the history of a piece of work. This can be useful in situations of security and insurance where a work could have been harmed or gone missing.</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the current location of a piece of work. This is useful for identifying the location of any work in the museum's database and can aid in planning exhibitions.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where works are planned to be at future dates. This can aid in planning of exhibitions and other functions because all advance notice of where items should be can be accessed.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including the works and locations of exhibitions</w:t>
      </w:r>
      <w:r w:rsidDel="00000000" w:rsidR="00000000" w:rsidRPr="00000000">
        <w:rPr>
          <w:rtl w:val="0"/>
        </w:rPr>
      </w:r>
    </w:p>
    <w:tbl>
      <w:tblPr>
        <w:tblStyle w:val="Table8"/>
        <w:bidiVisual w:val="0"/>
        <w:tblW w:w="9239.0" w:type="dxa"/>
        <w:jc w:val="left"/>
        <w:tblInd w:w="-105.0" w:type="dxa"/>
        <w:tblLayout w:type="fixed"/>
        <w:tblLook w:val="0400"/>
      </w:tblPr>
      <w:tblGrid>
        <w:gridCol w:w="1188"/>
        <w:gridCol w:w="8051"/>
        <w:tblGridChange w:id="0">
          <w:tblGrid>
            <w:gridCol w:w="1188"/>
            <w:gridCol w:w="805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Explanation and benefits of data recorded in the time frame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a detailed history for the dates of past exhibitions which can aid in planning of future exhibitions. Tracks when works and locations are had been booked for the benefit of consideration of future exhibitions or traveling exhibitions and can aid in planning of museum resources.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 track of all information pertaining to exhibitions which are ongoing and gives better a more detailed handling of works which are currently out of use due to exhibitions. In the case of traveling exhibitions, data which is current can aid in control of the status of the traveling exhibition, such as the need to locate the current point of a traveling exhibition. This can also be helpful for visitors of the museum to know what is ongoing.</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works and locations are booked for future exhibitions or traveling exhibitions and can aid in museum planning of resources. Visitors also appreciate being able to access information about exhibitions planned in the future.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w:t>
      </w:r>
      <w:r w:rsidDel="00000000" w:rsidR="00000000" w:rsidRPr="00000000">
        <w:rPr>
          <w:rFonts w:ascii="Times New Roman" w:cs="Times New Roman" w:eastAsia="Times New Roman" w:hAnsi="Times New Roman"/>
          <w:b w:val="1"/>
          <w:color w:val="000000"/>
          <w:sz w:val="22"/>
          <w:szCs w:val="22"/>
          <w:rtl w:val="0"/>
        </w:rPr>
        <w:t xml:space="preserve">owner </w:t>
      </w:r>
      <w:r w:rsidDel="00000000" w:rsidR="00000000" w:rsidRPr="00000000">
        <w:rPr>
          <w:rFonts w:ascii="Times New Roman" w:cs="Times New Roman" w:eastAsia="Times New Roman" w:hAnsi="Times New Roman"/>
          <w:b w:val="0"/>
          <w:color w:val="000000"/>
          <w:sz w:val="22"/>
          <w:szCs w:val="22"/>
          <w:rtl w:val="0"/>
        </w:rPr>
        <w:t xml:space="preserve">of a work</w:t>
      </w:r>
      <w:r w:rsidDel="00000000" w:rsidR="00000000" w:rsidRPr="00000000">
        <w:rPr>
          <w:rtl w:val="0"/>
        </w:rPr>
      </w:r>
    </w:p>
    <w:tbl>
      <w:tblPr>
        <w:tblStyle w:val="Table9"/>
        <w:bidiVisual w:val="0"/>
        <w:tblW w:w="9239.0" w:type="dxa"/>
        <w:jc w:val="left"/>
        <w:tblInd w:w="-105.0" w:type="dxa"/>
        <w:tblLayout w:type="fixed"/>
        <w:tblLook w:val="0400"/>
      </w:tblPr>
      <w:tblGrid>
        <w:gridCol w:w="1188"/>
        <w:gridCol w:w="8051"/>
        <w:tblGridChange w:id="0">
          <w:tblGrid>
            <w:gridCol w:w="1188"/>
            <w:gridCol w:w="805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Explanation and benefits of data recorded in the time frame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owner of a piece of work is recorded when the museum is entered into the museum database. When transferring owners it can be helpful to know who has owned it lasts for security and insurance reasons.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the work’s owner and gives control and organization over locating a work.</w:t>
            </w:r>
            <w:r w:rsidDel="00000000" w:rsidR="00000000" w:rsidRPr="00000000">
              <w:rPr>
                <w:rtl w:val="0"/>
              </w:rPr>
            </w:r>
          </w:p>
        </w:tc>
      </w:tr>
    </w:tbl>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All </w:t>
      </w:r>
      <w:r w:rsidDel="00000000" w:rsidR="00000000" w:rsidRPr="00000000">
        <w:rPr>
          <w:rFonts w:ascii="Times New Roman" w:cs="Times New Roman" w:eastAsia="Times New Roman" w:hAnsi="Times New Roman"/>
          <w:b w:val="1"/>
          <w:color w:val="000000"/>
          <w:sz w:val="22"/>
          <w:szCs w:val="22"/>
          <w:rtl w:val="0"/>
        </w:rPr>
        <w:t xml:space="preserve">transactions </w:t>
      </w:r>
      <w:r w:rsidDel="00000000" w:rsidR="00000000" w:rsidRPr="00000000">
        <w:rPr>
          <w:rFonts w:ascii="Times New Roman" w:cs="Times New Roman" w:eastAsia="Times New Roman" w:hAnsi="Times New Roman"/>
          <w:b w:val="0"/>
          <w:color w:val="000000"/>
          <w:sz w:val="22"/>
          <w:szCs w:val="22"/>
          <w:rtl w:val="0"/>
        </w:rPr>
        <w:t xml:space="preserve">will be past data; however there are multiple types of transactions for which it can be useful to access past data. Below is a detailed table explaining the handling of transaction data.</w:t>
      </w:r>
      <w:r w:rsidDel="00000000" w:rsidR="00000000" w:rsidRPr="00000000">
        <w:rPr>
          <w:rtl w:val="0"/>
        </w:rPr>
      </w:r>
    </w:p>
    <w:tbl>
      <w:tblPr>
        <w:tblStyle w:val="Table10"/>
        <w:bidiVisual w:val="0"/>
        <w:tblW w:w="9239.0" w:type="dxa"/>
        <w:jc w:val="left"/>
        <w:tblInd w:w="-105.0" w:type="dxa"/>
        <w:tblLayout w:type="fixed"/>
        <w:tblLook w:val="0400"/>
      </w:tblPr>
      <w:tblGrid>
        <w:gridCol w:w="1404"/>
        <w:gridCol w:w="7835"/>
        <w:tblGridChange w:id="0">
          <w:tblGrid>
            <w:gridCol w:w="1404"/>
            <w:gridCol w:w="7835"/>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Type of Transaction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Detail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Buy and Sell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When one of the museums buys or sells a work, at any point of time it is necessary to be able to access this information for security, insurance, and accounting purposes.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Loan and Borrow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All information for loans and borrowing can be accessed at any point and will be helpful for security and insurance purposes.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Missing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when a work was first noticed to be missing is   helpful for many reasons relating to history about the work. In this case the owner of the work would not automatically change.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Donated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Useful in determining how a work came into possession of the museum if for example the donor should be commemorated some day for their contribution to the museum. In the case of a donation the previous owner should be recorded with the same date the piece was given to the museum as the actual date the donor received the work may not be accessible.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Damaged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all points in time for which an item was noticed to be damaged and can help in determining what methods of organization of the works and other factors can contribute to the damaging of a work and possibly changes in insurance value of a work.</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Thank-you for the opportunity to design a functional database for the museum merger.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Following is a table of links which will redirect you to the official website of each museum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Appendix A</w:t>
      </w:r>
      <w:r w:rsidDel="00000000" w:rsidR="00000000" w:rsidRPr="00000000">
        <w:rPr>
          <w:rtl w:val="0"/>
        </w:rPr>
      </w:r>
    </w:p>
    <w:tbl>
      <w:tblPr>
        <w:tblStyle w:val="Table11"/>
        <w:bidiVisual w:val="0"/>
        <w:tblW w:w="7752.0" w:type="dxa"/>
        <w:jc w:val="left"/>
        <w:tblInd w:w="-105.0" w:type="dxa"/>
        <w:tblLayout w:type="fixed"/>
        <w:tblLook w:val="0400"/>
      </w:tblPr>
      <w:tblGrid>
        <w:gridCol w:w="4084"/>
        <w:gridCol w:w="3668"/>
        <w:tblGridChange w:id="0">
          <w:tblGrid>
            <w:gridCol w:w="4084"/>
            <w:gridCol w:w="3668"/>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Link</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Frick Collection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9">
              <w:r w:rsidDel="00000000" w:rsidR="00000000" w:rsidRPr="00000000">
                <w:rPr>
                  <w:rFonts w:ascii="Times New Roman" w:cs="Times New Roman" w:eastAsia="Times New Roman" w:hAnsi="Times New Roman"/>
                  <w:b w:val="0"/>
                  <w:color w:val="1155cc"/>
                  <w:sz w:val="22"/>
                  <w:szCs w:val="22"/>
                  <w:u w:val="single"/>
                  <w:rtl w:val="0"/>
                </w:rPr>
                <w:t xml:space="preserve">http://www.frick.org/</w:t>
              </w:r>
            </w:hyperlink>
            <w:hyperlink r:id="rId10">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Indianapolis Museum of Art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1">
              <w:r w:rsidDel="00000000" w:rsidR="00000000" w:rsidRPr="00000000">
                <w:rPr>
                  <w:rFonts w:ascii="Times New Roman" w:cs="Times New Roman" w:eastAsia="Times New Roman" w:hAnsi="Times New Roman"/>
                  <w:b w:val="0"/>
                  <w:color w:val="1155cc"/>
                  <w:sz w:val="22"/>
                  <w:szCs w:val="22"/>
                  <w:u w:val="single"/>
                  <w:rtl w:val="0"/>
                </w:rPr>
                <w:t xml:space="preserve">http://www.imamuseum.org/</w:t>
              </w:r>
            </w:hyperlink>
            <w:hyperlink r:id="rId12">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Smithsonian</w:t>
            </w:r>
            <w:r w:rsidDel="00000000" w:rsidR="00000000" w:rsidRPr="00000000">
              <w:rPr>
                <w:rFonts w:ascii="Times New Roman" w:cs="Times New Roman" w:eastAsia="Times New Roman" w:hAnsi="Times New Roman"/>
                <w:b w:val="0"/>
                <w:color w:val="000000"/>
                <w:sz w:val="22"/>
                <w:szCs w:val="22"/>
                <w:rtl w:val="0"/>
              </w:rPr>
              <w:t xml:space="preserve"> American Art Museum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3">
              <w:r w:rsidDel="00000000" w:rsidR="00000000" w:rsidRPr="00000000">
                <w:rPr>
                  <w:rFonts w:ascii="Times New Roman" w:cs="Times New Roman" w:eastAsia="Times New Roman" w:hAnsi="Times New Roman"/>
                  <w:b w:val="0"/>
                  <w:color w:val="1155cc"/>
                  <w:sz w:val="22"/>
                  <w:szCs w:val="22"/>
                  <w:u w:val="single"/>
                  <w:rtl w:val="0"/>
                </w:rPr>
                <w:t xml:space="preserve">http://americanart.si.edu/</w:t>
              </w:r>
            </w:hyperlink>
            <w:hyperlink r:id="rId14">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Israel Museum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5">
              <w:r w:rsidDel="00000000" w:rsidR="00000000" w:rsidRPr="00000000">
                <w:rPr>
                  <w:rFonts w:ascii="Times New Roman" w:cs="Times New Roman" w:eastAsia="Times New Roman" w:hAnsi="Times New Roman"/>
                  <w:b w:val="0"/>
                  <w:color w:val="1155cc"/>
                  <w:sz w:val="22"/>
                  <w:szCs w:val="22"/>
                  <w:u w:val="single"/>
                  <w:rtl w:val="0"/>
                </w:rPr>
                <w:t xml:space="preserve">http://www.imj.org.il/en/</w:t>
              </w:r>
            </w:hyperlink>
            <w:hyperlink r:id="rId16">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Canadian Science and Technology Museum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7">
              <w:r w:rsidDel="00000000" w:rsidR="00000000" w:rsidRPr="00000000">
                <w:rPr>
                  <w:rFonts w:ascii="Times New Roman" w:cs="Times New Roman" w:eastAsia="Times New Roman" w:hAnsi="Times New Roman"/>
                  <w:b w:val="0"/>
                  <w:color w:val="1155cc"/>
                  <w:sz w:val="22"/>
                  <w:szCs w:val="22"/>
                  <w:u w:val="single"/>
                  <w:rtl w:val="0"/>
                </w:rPr>
                <w:t xml:space="preserve">http://cstmuseum.techno-science.ca/en/</w:t>
              </w:r>
            </w:hyperlink>
            <w:hyperlink r:id="rId18">
              <w:r w:rsidDel="00000000" w:rsidR="00000000" w:rsidRPr="00000000">
                <w:rPr>
                  <w:rtl w:val="0"/>
                </w:rPr>
              </w:r>
            </w:hyperlink>
          </w:p>
        </w:tc>
      </w:tr>
    </w:tbl>
    <w:p w:rsidR="00000000" w:rsidDel="00000000" w:rsidP="00000000" w:rsidRDefault="00000000" w:rsidRPr="00000000">
      <w:pPr>
        <w:contextualSpacing w:val="0"/>
      </w:pPr>
      <w:hyperlink r:id="rId19">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0">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1">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2">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3">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4">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5">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6">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7">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8">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9">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0">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1">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2">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3">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4">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5">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6">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7">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8">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9">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0">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1">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2">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3">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4">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5">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6">
        <w:r w:rsidDel="00000000" w:rsidR="00000000" w:rsidRPr="00000000">
          <w:rPr>
            <w:rtl w:val="0"/>
          </w:rPr>
        </w:r>
      </w:hyperlink>
    </w:p>
    <w:p w:rsidR="00000000" w:rsidDel="00000000" w:rsidP="00000000" w:rsidRDefault="00000000" w:rsidRPr="00000000">
      <w:pPr>
        <w:spacing w:after="0" w:before="0" w:line="331" w:lineRule="auto"/>
        <w:contextualSpacing w:val="0"/>
        <w:jc w:val="right"/>
      </w:pPr>
      <w:hyperlink r:id="rId47">
        <w:r w:rsidDel="00000000" w:rsidR="00000000" w:rsidRPr="00000000">
          <w:rPr>
            <w:rtl w:val="0"/>
          </w:rPr>
        </w:r>
      </w:hyperlink>
    </w:p>
    <w:p w:rsidR="00000000" w:rsidDel="00000000" w:rsidP="00000000" w:rsidRDefault="00000000" w:rsidRPr="00000000">
      <w:pPr>
        <w:spacing w:after="0" w:before="0" w:line="331" w:lineRule="auto"/>
        <w:contextualSpacing w:val="0"/>
        <w:jc w:val="right"/>
      </w:pPr>
      <w:r w:rsidDel="00000000" w:rsidR="00000000" w:rsidRPr="00000000">
        <w:rPr>
          <w:rFonts w:ascii="Times New Roman" w:cs="Times New Roman" w:eastAsia="Times New Roman" w:hAnsi="Times New Roman"/>
          <w:b w:val="0"/>
          <w:color w:val="000000"/>
          <w:sz w:val="48"/>
          <w:szCs w:val="48"/>
          <w:rtl w:val="0"/>
        </w:rPr>
        <w:t xml:space="preserve">Database Design Document</w:t>
      </w:r>
      <w:r w:rsidDel="00000000" w:rsidR="00000000" w:rsidRPr="00000000">
        <w:rPr>
          <w:rtl w:val="0"/>
        </w:rPr>
      </w:r>
    </w:p>
    <w:p w:rsidR="00000000" w:rsidDel="00000000" w:rsidP="00000000" w:rsidRDefault="00000000" w:rsidRPr="00000000">
      <w:pPr>
        <w:spacing w:after="0" w:before="0" w:line="331" w:lineRule="auto"/>
        <w:contextualSpacing w:val="0"/>
        <w:jc w:val="right"/>
      </w:pPr>
      <w:r w:rsidDel="00000000" w:rsidR="00000000" w:rsidRPr="00000000">
        <w:rPr>
          <w:rFonts w:ascii="Times New Roman" w:cs="Times New Roman" w:eastAsia="Times New Roman" w:hAnsi="Times New Roman"/>
          <w:b w:val="0"/>
          <w:color w:val="000000"/>
          <w:sz w:val="28"/>
          <w:szCs w:val="28"/>
          <w:rtl w:val="0"/>
        </w:rPr>
        <w:t xml:space="preserve">version 1.2</w:t>
      </w:r>
      <w:r w:rsidDel="00000000" w:rsidR="00000000" w:rsidRPr="00000000">
        <w:rPr>
          <w:rtl w:val="0"/>
        </w:rPr>
      </w:r>
    </w:p>
    <w:p w:rsidR="00000000" w:rsidDel="00000000" w:rsidP="00000000" w:rsidRDefault="00000000" w:rsidRPr="00000000">
      <w:pPr>
        <w:spacing w:after="0" w:before="0" w:line="331" w:lineRule="auto"/>
        <w:contextualSpacing w:val="0"/>
        <w:jc w:val="right"/>
      </w:pPr>
      <w:r w:rsidDel="00000000" w:rsidR="00000000" w:rsidRPr="00000000">
        <w:rPr>
          <w:rFonts w:ascii="Times New Roman" w:cs="Times New Roman" w:eastAsia="Times New Roman" w:hAnsi="Times New Roman"/>
          <w:b w:val="0"/>
          <w:color w:val="000000"/>
          <w:sz w:val="28"/>
          <w:szCs w:val="28"/>
          <w:rtl w:val="0"/>
        </w:rPr>
        <w:t xml:space="preserve">prepared by: Team 8</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1"/>
        <w:ind w:left="720" w:firstLine="0"/>
        <w:contextualSpacing w:val="0"/>
        <w:jc w:val="center"/>
      </w:pPr>
      <w:bookmarkStart w:colFirst="0" w:colLast="0" w:name="_gjdgxs" w:id="0"/>
      <w:bookmarkEnd w:id="0"/>
      <w:r w:rsidDel="00000000" w:rsidR="00000000" w:rsidRPr="00000000">
        <w:rPr>
          <w:rtl w:val="0"/>
        </w:rPr>
        <w:t xml:space="preserve">Outline</w:t>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Introduction</w:t>
      </w:r>
      <w:r w:rsidDel="00000000" w:rsidR="00000000" w:rsidRPr="00000000">
        <w:rPr>
          <w:rtl w:val="0"/>
        </w:rPr>
      </w:r>
    </w:p>
    <w:p w:rsidR="00000000" w:rsidDel="00000000" w:rsidP="00000000" w:rsidRDefault="00000000" w:rsidRPr="00000000">
      <w:pPr>
        <w:numPr>
          <w:ilvl w:val="1"/>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Scope</w:t>
      </w:r>
      <w:r w:rsidDel="00000000" w:rsidR="00000000" w:rsidRPr="00000000">
        <w:rPr>
          <w:rtl w:val="0"/>
        </w:rPr>
      </w:r>
    </w:p>
    <w:p w:rsidR="00000000" w:rsidDel="00000000" w:rsidP="00000000" w:rsidRDefault="00000000" w:rsidRPr="00000000">
      <w:pPr>
        <w:numPr>
          <w:ilvl w:val="1"/>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Purpose</w:t>
      </w:r>
      <w:r w:rsidDel="00000000" w:rsidR="00000000" w:rsidRPr="00000000">
        <w:rPr>
          <w:rtl w:val="0"/>
        </w:rPr>
      </w:r>
    </w:p>
    <w:p w:rsidR="00000000" w:rsidDel="00000000" w:rsidP="00000000" w:rsidRDefault="00000000" w:rsidRPr="00000000">
      <w:pPr>
        <w:numPr>
          <w:ilvl w:val="1"/>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Brief overview of merged museum</w:t>
      </w:r>
      <w:r w:rsidDel="00000000" w:rsidR="00000000" w:rsidRPr="00000000">
        <w:rPr>
          <w:rtl w:val="0"/>
        </w:rPr>
      </w:r>
    </w:p>
    <w:p w:rsidR="00000000" w:rsidDel="00000000" w:rsidP="00000000" w:rsidRDefault="00000000" w:rsidRPr="00000000">
      <w:pPr>
        <w:numPr>
          <w:ilvl w:val="1"/>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Requirement of Environment</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Domain</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Simplified Diagram</w:t>
      </w:r>
      <w:r w:rsidDel="00000000" w:rsidR="00000000" w:rsidRPr="00000000">
        <w:rPr>
          <w:rtl w:val="0"/>
        </w:rPr>
      </w:r>
    </w:p>
    <w:p w:rsidR="00000000" w:rsidDel="00000000" w:rsidP="00000000" w:rsidRDefault="00000000" w:rsidRPr="00000000">
      <w:pPr>
        <w:numPr>
          <w:ilvl w:val="2"/>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Core Diagram</w:t>
      </w:r>
      <w:r w:rsidDel="00000000" w:rsidR="00000000" w:rsidRPr="00000000">
        <w:rPr>
          <w:rtl w:val="0"/>
        </w:rPr>
      </w:r>
    </w:p>
    <w:p w:rsidR="00000000" w:rsidDel="00000000" w:rsidP="00000000" w:rsidRDefault="00000000" w:rsidRPr="00000000">
      <w:pPr>
        <w:numPr>
          <w:ilvl w:val="2"/>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Traveling Centered Diagram</w:t>
      </w:r>
      <w:r w:rsidDel="00000000" w:rsidR="00000000" w:rsidRPr="00000000">
        <w:rPr>
          <w:rtl w:val="0"/>
        </w:rPr>
      </w:r>
    </w:p>
    <w:p w:rsidR="00000000" w:rsidDel="00000000" w:rsidP="00000000" w:rsidRDefault="00000000" w:rsidRPr="00000000">
      <w:pPr>
        <w:numPr>
          <w:ilvl w:val="2"/>
          <w:numId w:val="13"/>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Transaction Centered Diagram</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Tables</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Temporal Data</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Views</w:t>
      </w:r>
      <w:r w:rsidDel="00000000" w:rsidR="00000000" w:rsidRPr="00000000">
        <w:rPr>
          <w:rtl w:val="0"/>
        </w:rPr>
      </w:r>
    </w:p>
    <w:p w:rsidR="00000000" w:rsidDel="00000000" w:rsidP="00000000" w:rsidRDefault="00000000" w:rsidRPr="00000000">
      <w:pPr>
        <w:numPr>
          <w:ilvl w:val="0"/>
          <w:numId w:val="13"/>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Future Consideration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ab/>
        <w:tab/>
        <w:tab/>
        <w:t xml:space="preserve">Appendix A</w:t>
      </w:r>
      <w:r w:rsidDel="00000000" w:rsidR="00000000" w:rsidRPr="00000000">
        <w:rPr>
          <w:rtl w:val="0"/>
        </w:rPr>
      </w:r>
    </w:p>
    <w:p w:rsidR="00000000" w:rsidDel="00000000" w:rsidP="00000000" w:rsidRDefault="00000000" w:rsidRPr="00000000">
      <w:pPr>
        <w:spacing w:after="0" w:before="0" w:line="276" w:lineRule="auto"/>
        <w:ind w:left="1440" w:firstLine="0"/>
        <w:contextualSpacing w:val="0"/>
      </w:pPr>
      <w:r w:rsidDel="00000000" w:rsidR="00000000" w:rsidRPr="00000000">
        <w:rPr>
          <w:rtl w:val="0"/>
        </w:rPr>
      </w:r>
    </w:p>
    <w:p w:rsidR="00000000" w:rsidDel="00000000" w:rsidP="00000000" w:rsidRDefault="00000000" w:rsidRPr="00000000">
      <w:pPr>
        <w:spacing w:after="0" w:before="0" w:line="360" w:lineRule="auto"/>
        <w:ind w:left="2880" w:firstLine="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60" w:lineRule="auto"/>
        <w:ind w:left="2880" w:firstLine="720"/>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36"/>
          <w:szCs w:val="36"/>
          <w:rtl w:val="0"/>
        </w:rPr>
        <w:t xml:space="preserve">Introduction</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30j0zll" w:id="1"/>
      <w:bookmarkEnd w:id="1"/>
      <w:r w:rsidDel="00000000" w:rsidR="00000000" w:rsidRPr="00000000">
        <w:rPr>
          <w:rFonts w:ascii="Times New Roman" w:cs="Times New Roman" w:eastAsia="Times New Roman" w:hAnsi="Times New Roman"/>
          <w:b w:val="1"/>
          <w:i w:val="0"/>
          <w:color w:val="000000"/>
          <w:rtl w:val="0"/>
        </w:rPr>
        <w:t xml:space="preserve">1.1 Scope: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scope of this document is to provide a high level architectural overview for a New Museum Database Management System (NMDBS) that combines the databases and information content of five different museums (Figure 1.1). This document only focuses on a high-level database design and gives a general overview on handling and accessing information of all museums to be combined.</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drawing>
          <wp:inline distB="19050" distT="19050" distL="19050" distR="19050">
            <wp:extent cx="5372100" cy="4572000"/>
            <wp:effectExtent b="0" l="0" r="0" t="0"/>
            <wp:docPr id="1" name="image02.png"/>
            <a:graphic>
              <a:graphicData uri="http://schemas.openxmlformats.org/drawingml/2006/picture">
                <pic:pic>
                  <pic:nvPicPr>
                    <pic:cNvPr id="0" name="image02.png"/>
                    <pic:cNvPicPr preferRelativeResize="0"/>
                  </pic:nvPicPr>
                  <pic:blipFill>
                    <a:blip r:embed="rId48"/>
                    <a:srcRect b="0" l="-6737" r="6737" t="0"/>
                    <a:stretch>
                      <a:fillRect/>
                    </a:stretch>
                  </pic:blipFill>
                  <pic:spPr>
                    <a:xfrm>
                      <a:off x="0" y="0"/>
                      <a:ext cx="5372100" cy="4572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(Figure 1.1 New database system for merging five different museums. All relevant information from each of the partner museum database will be combined and adapted into an optimal new database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1fob9te" w:id="2"/>
      <w:bookmarkEnd w:id="2"/>
      <w:r w:rsidDel="00000000" w:rsidR="00000000" w:rsidRPr="00000000">
        <w:rPr>
          <w:rFonts w:ascii="Times New Roman" w:cs="Times New Roman" w:eastAsia="Times New Roman" w:hAnsi="Times New Roman"/>
          <w:b w:val="1"/>
          <w:i w:val="0"/>
          <w:color w:val="000000"/>
          <w:rtl w:val="0"/>
        </w:rPr>
        <w:t xml:space="preserve">1.  Purpose: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purpose of the NMDBS project is to provide a robust and efficient museums' database management system that can accurately record and access all the information and data history pre-contained in each individual museum database without losing any important information. Specifically, our NMDBS is designed </w:t>
      </w:r>
      <w:r w:rsidDel="00000000" w:rsidR="00000000" w:rsidRPr="00000000">
        <w:rPr>
          <w:rFonts w:ascii="Times New Roman" w:cs="Times New Roman" w:eastAsia="Times New Roman" w:hAnsi="Times New Roman"/>
          <w:b w:val="0"/>
          <w:color w:val="000000"/>
          <w:sz w:val="22"/>
          <w:szCs w:val="22"/>
          <w:highlight w:val="white"/>
          <w:rtl w:val="0"/>
        </w:rPr>
        <w:t xml:space="preserve">to securely handle</w:t>
      </w:r>
      <w:r w:rsidDel="00000000" w:rsidR="00000000" w:rsidRPr="00000000">
        <w:rPr>
          <w:rFonts w:ascii="Times New Roman" w:cs="Times New Roman" w:eastAsia="Times New Roman" w:hAnsi="Times New Roman"/>
          <w:b w:val="0"/>
          <w:color w:val="000000"/>
          <w:sz w:val="22"/>
          <w:szCs w:val="22"/>
          <w:rtl w:val="0"/>
        </w:rPr>
        <w:t xml:space="preserve"> and manage all information relating to the museums works, works locations, works owners, exhibitions, exhibition works, exhibitions locations, traveling exhibitions, traveling exhibition sponsors and how works are borrowed and loaned.</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3znysh7" w:id="3"/>
      <w:bookmarkEnd w:id="3"/>
      <w:r w:rsidDel="00000000" w:rsidR="00000000" w:rsidRPr="00000000">
        <w:rPr>
          <w:rFonts w:ascii="Times New Roman" w:cs="Times New Roman" w:eastAsia="Times New Roman" w:hAnsi="Times New Roman"/>
          <w:b w:val="1"/>
          <w:i w:val="0"/>
          <w:color w:val="000000"/>
          <w:rtl w:val="0"/>
        </w:rPr>
        <w:t xml:space="preserve">1.3 Brief overview of the merged museum:</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project consists of five different museums. Each museum specializes in one or more fields of art, science, and technology. All of the museums are to be combined into the NMDBS. A short description of the what each museum specializes in is listed below.</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The Frick Collection: specializes in different categories of art like painting, textile, sculpture, photographs, carvings, and clocks, ceramics, and metal works.</w:t>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Indianapolis museum of Arts: Specializes in art from different timeframes and regions such as African, American, entity, relationships, and Contemporary art.</w:t>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highlight w:val="white"/>
          <w:rtl w:val="0"/>
        </w:rPr>
        <w:t xml:space="preserve">Smithsonian</w:t>
      </w:r>
      <w:r w:rsidDel="00000000" w:rsidR="00000000" w:rsidRPr="00000000">
        <w:rPr>
          <w:rFonts w:ascii="Times New Roman" w:cs="Times New Roman" w:eastAsia="Times New Roman" w:hAnsi="Times New Roman"/>
          <w:b w:val="0"/>
          <w:color w:val="000000"/>
          <w:sz w:val="22"/>
          <w:szCs w:val="22"/>
          <w:rtl w:val="0"/>
        </w:rPr>
        <w:t xml:space="preserve"> American Art museum: specializes in different categories of American artworks, from the colonial period to the present.</w:t>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Israel Museum: specializes in different categories of chemistry, Physics, and African artwork with the majority of its collections being paintings and sculptures.</w:t>
      </w:r>
    </w:p>
    <w:p w:rsidR="00000000" w:rsidDel="00000000" w:rsidP="00000000" w:rsidRDefault="00000000" w:rsidRPr="00000000">
      <w:pPr>
        <w:numPr>
          <w:ilvl w:val="0"/>
          <w:numId w:val="11"/>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Canadian science and technology museum: specializes in different science and technology inventions and creations related to past, current, and astronomy.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1.4 Requirement of Environment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SQL file or Text files </w:t>
      </w:r>
      <w:r w:rsidDel="00000000" w:rsidR="00000000" w:rsidRPr="00000000">
        <w:rPr>
          <w:rFonts w:ascii="Times New Roman" w:cs="Times New Roman" w:eastAsia="Times New Roman" w:hAnsi="Times New Roman"/>
          <w:b w:val="0"/>
          <w:color w:val="000000"/>
          <w:sz w:val="22"/>
          <w:szCs w:val="22"/>
          <w:highlight w:val="white"/>
          <w:rtl w:val="0"/>
        </w:rPr>
        <w:t xml:space="preserve">of</w:t>
      </w:r>
      <w:r w:rsidDel="00000000" w:rsidR="00000000" w:rsidRPr="00000000">
        <w:rPr>
          <w:rFonts w:ascii="Times New Roman" w:cs="Times New Roman" w:eastAsia="Times New Roman" w:hAnsi="Times New Roman"/>
          <w:b w:val="0"/>
          <w:color w:val="000000"/>
          <w:sz w:val="22"/>
          <w:szCs w:val="22"/>
          <w:rtl w:val="0"/>
        </w:rPr>
        <w:t xml:space="preserve"> SQL commands, </w:t>
      </w:r>
      <w:r w:rsidDel="00000000" w:rsidR="00000000" w:rsidRPr="00000000">
        <w:rPr>
          <w:rFonts w:ascii="Times New Roman" w:cs="Times New Roman" w:eastAsia="Times New Roman" w:hAnsi="Times New Roman"/>
          <w:b w:val="0"/>
          <w:color w:val="000000"/>
          <w:sz w:val="22"/>
          <w:szCs w:val="22"/>
          <w:highlight w:val="white"/>
          <w:rtl w:val="0"/>
        </w:rPr>
        <w:t xml:space="preserve">dbvisualizer</w:t>
      </w:r>
      <w:r w:rsidDel="00000000" w:rsidR="00000000" w:rsidRPr="00000000">
        <w:rPr>
          <w:rFonts w:ascii="Times New Roman" w:cs="Times New Roman" w:eastAsia="Times New Roman" w:hAnsi="Times New Roman"/>
          <w:b w:val="0"/>
          <w:color w:val="000000"/>
          <w:sz w:val="22"/>
          <w:szCs w:val="22"/>
          <w:rtl w:val="0"/>
        </w:rPr>
        <w:t xml:space="preserve">, and the </w:t>
      </w:r>
      <w:r w:rsidDel="00000000" w:rsidR="00000000" w:rsidRPr="00000000">
        <w:rPr>
          <w:rFonts w:ascii="Times New Roman" w:cs="Times New Roman" w:eastAsia="Times New Roman" w:hAnsi="Times New Roman"/>
          <w:b w:val="0"/>
          <w:color w:val="000000"/>
          <w:sz w:val="22"/>
          <w:szCs w:val="22"/>
          <w:highlight w:val="white"/>
          <w:rtl w:val="0"/>
        </w:rPr>
        <w:t xml:space="preserve">PostgresSQL</w:t>
      </w:r>
      <w:r w:rsidDel="00000000" w:rsidR="00000000" w:rsidRPr="00000000">
        <w:rPr>
          <w:rFonts w:ascii="Times New Roman" w:cs="Times New Roman" w:eastAsia="Times New Roman" w:hAnsi="Times New Roman"/>
          <w:b w:val="0"/>
          <w:color w:val="000000"/>
          <w:sz w:val="22"/>
          <w:szCs w:val="22"/>
          <w:rtl w:val="0"/>
        </w:rPr>
        <w:t xml:space="preserve"> database provided to you on the Department </w:t>
      </w:r>
      <w:r w:rsidDel="00000000" w:rsidR="00000000" w:rsidRPr="00000000">
        <w:rPr>
          <w:rFonts w:ascii="Times New Roman" w:cs="Times New Roman" w:eastAsia="Times New Roman" w:hAnsi="Times New Roman"/>
          <w:b w:val="0"/>
          <w:color w:val="000000"/>
          <w:sz w:val="22"/>
          <w:szCs w:val="22"/>
          <w:highlight w:val="white"/>
          <w:rtl w:val="0"/>
        </w:rPr>
        <w:t xml:space="preserve">PostgresSql</w:t>
      </w:r>
      <w:r w:rsidDel="00000000" w:rsidR="00000000" w:rsidRPr="00000000">
        <w:rPr>
          <w:rFonts w:ascii="Times New Roman" w:cs="Times New Roman" w:eastAsia="Times New Roman" w:hAnsi="Times New Roman"/>
          <w:b w:val="0"/>
          <w:color w:val="000000"/>
          <w:sz w:val="22"/>
          <w:szCs w:val="22"/>
          <w:rtl w:val="0"/>
        </w:rPr>
        <w:t xml:space="preserve"> server.</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1.5 Domains: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Defining domains which will be used in the database is an important process because the domains must accurately describe the attributes which they are defining and have an appropriate data type which can hold the information it will be given. Listed below is table which defines all domains which will be used in the database along their type and the purpose for the domain.</w:t>
      </w:r>
      <w:r w:rsidDel="00000000" w:rsidR="00000000" w:rsidRPr="00000000">
        <w:rPr>
          <w:rtl w:val="0"/>
        </w:rPr>
      </w:r>
    </w:p>
    <w:tbl>
      <w:tblPr>
        <w:tblStyle w:val="Table12"/>
        <w:bidiVisual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590"/>
        <w:gridCol w:w="4560"/>
        <w:tblGridChange w:id="0">
          <w:tblGrid>
            <w:gridCol w:w="2865"/>
            <w:gridCol w:w="1590"/>
            <w:gridCol w:w="45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Domain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Purpose for the domain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char(</w:t>
            </w:r>
            <w:r w:rsidDel="00000000" w:rsidR="00000000" w:rsidRPr="00000000">
              <w:rPr>
                <w:rFonts w:ascii="Times New Roman" w:cs="Times New Roman" w:eastAsia="Times New Roman" w:hAnsi="Times New Roman"/>
                <w:b w:val="0"/>
                <w:color w:val="000000"/>
                <w:sz w:val="22"/>
                <w:szCs w:val="22"/>
                <w:rtl w:val="0"/>
              </w:rPr>
              <w:t xml:space="preserve">10)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character identifier of the primary key for museum works/items. The char data type was chosen because entries are alphabetical entries with no number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Bigint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numeric identifier of the primary key for museum works/items, entries are only numeric and some might be   large numbers.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physical address of where a work was first entered into the database. It is a varchar because because the address will likely have numbers and letters in it.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60)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location (one of the five museums) of where the museum work/item was first introduced into the database. This is used both as a </w:t>
            </w:r>
            <w:r w:rsidDel="00000000" w:rsidR="00000000" w:rsidRPr="00000000">
              <w:rPr>
                <w:rFonts w:ascii="Times New Roman" w:cs="Times New Roman" w:eastAsia="Times New Roman" w:hAnsi="Times New Roman"/>
                <w:b w:val="0"/>
                <w:color w:val="000000"/>
                <w:sz w:val="22"/>
                <w:szCs w:val="22"/>
                <w:highlight w:val="white"/>
                <w:rtl w:val="0"/>
              </w:rPr>
              <w:t xml:space="preserve">location stamp</w:t>
            </w:r>
            <w:r w:rsidDel="00000000" w:rsidR="00000000" w:rsidRPr="00000000">
              <w:rPr>
                <w:rFonts w:ascii="Times New Roman" w:cs="Times New Roman" w:eastAsia="Times New Roman" w:hAnsi="Times New Roman"/>
                <w:b w:val="0"/>
                <w:color w:val="000000"/>
                <w:sz w:val="22"/>
                <w:szCs w:val="22"/>
                <w:rtl w:val="0"/>
              </w:rPr>
              <w:t xml:space="preserve"> and as a part of the primary key for a work to prevent the collision of keys for two works possessing the same alpha and numeric keys upon combining the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Text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a description of a museum item/work that is stored in the works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sort museum items/works by storing the physical shape/style, such as whether the work is physically a painting, sculpture, electrical, etc.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sort museum items/works that share the same physical property by classifying them based on more specific characteristics (for example, a painting may be a portrait, a landscape etc.)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date at which a museum work was created by the original author. For museums entity, relationships, and the creation is a range or a non-specific value(such as ‘the 1800s’) The latest date from that time period will be chosen because it is known that the work is at least this old.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name of the original author/creator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40)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a type of physical medium that a museum work is made of. Is a varchar 40 because it can only check one word (or two in the case of an example like ‘refined silver’).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 attributes which check the name of a location within or on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name of a </w:t>
            </w:r>
            <w:r w:rsidDel="00000000" w:rsidR="00000000" w:rsidRPr="00000000">
              <w:rPr>
                <w:rFonts w:ascii="Times New Roman" w:cs="Times New Roman" w:eastAsia="Times New Roman" w:hAnsi="Times New Roman"/>
                <w:b w:val="0"/>
                <w:color w:val="000000"/>
                <w:sz w:val="22"/>
                <w:szCs w:val="22"/>
                <w:highlight w:val="white"/>
                <w:rtl w:val="0"/>
              </w:rPr>
              <w:t xml:space="preserve">museum.</w:t>
            </w:r>
            <w:r w:rsidDel="00000000" w:rsidR="00000000" w:rsidRPr="00000000">
              <w:rPr>
                <w:rFonts w:ascii="Times New Roman" w:cs="Times New Roman" w:eastAsia="Times New Roman" w:hAnsi="Times New Roman"/>
                <w:b w:val="0"/>
                <w:color w:val="000000"/>
                <w:sz w:val="22"/>
                <w:szCs w:val="22"/>
                <w:rtl w:val="0"/>
              </w:rPr>
              <w:t xml:space="preserve"> It is used to both refer to the database entry location and to differentiate works that share the same primary key.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address of a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stores the insurance value of a particular museum work/item in case the work is locations, works, and damaged. It is a float because it is a value for money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insurance value of a particular museum work/item while it is traveling for the case in which it may be stolen or destroyed.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w:t>
            </w:r>
            <w:r w:rsidDel="00000000" w:rsidR="00000000" w:rsidRPr="00000000">
              <w:rPr>
                <w:rFonts w:ascii="Times New Roman" w:cs="Times New Roman" w:eastAsia="Times New Roman" w:hAnsi="Times New Roman"/>
                <w:b w:val="0"/>
                <w:color w:val="000000"/>
                <w:sz w:val="22"/>
                <w:szCs w:val="22"/>
                <w:rtl w:val="0"/>
              </w:rPr>
              <w:t xml:space="preserve">check the name of a person or organization who does or has owned a work in the museum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80)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will check the contact email of a person or organization who does or has owned a work in the museum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OwnershipStartDate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initial time in which a museum work came into the possession of a certain person or organization. Chosen as a timestamp for more accurate tracking of when a work changed ownership. It was named OwnershipStartDate over something like WorkOwnerStartDate to be more clear as to what exactly is starting.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w:t>
            </w:r>
            <w:r w:rsidDel="00000000" w:rsidR="00000000" w:rsidRPr="00000000">
              <w:rPr>
                <w:rFonts w:ascii="Times New Roman" w:cs="Times New Roman" w:eastAsia="Times New Roman" w:hAnsi="Times New Roman"/>
                <w:b w:val="0"/>
                <w:color w:val="000000"/>
                <w:sz w:val="22"/>
                <w:szCs w:val="22"/>
                <w:rtl w:val="0"/>
              </w:rPr>
              <w:t xml:space="preserve">check the final time in which a museum work was in the possession of a certain person or organization.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80)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stocheck re the name of a location in the real world, possibly the name of a gallery in the museum, or the name of a location that a traveling exhibition visits.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either the upper or lower bound of the suggested amount of museum's works that a certain location can hold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width of a location in a museum in meters.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length of a location in a museum in meters.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WorkArrivalTime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date and time that a particular museum work arrived at a location. Is is recorded as a timestamp for more accurate information of where works were for purposes such as security or insurance.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date and time that a particular museum work departed from a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name of the exhibits that a museum may host.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text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describe to a museum curator and to the public what an exhibit is about.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starting date of an exhibition.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ending date of an exhibition.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TransactionType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checks a possible transaction type that the museum may be involved in, including selling a work, or changing its location.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TransactionTime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w:t>
            </w:r>
            <w:r w:rsidDel="00000000" w:rsidR="00000000" w:rsidRPr="00000000">
              <w:rPr>
                <w:rFonts w:ascii="Times New Roman" w:cs="Times New Roman" w:eastAsia="Times New Roman" w:hAnsi="Times New Roman"/>
                <w:b w:val="0"/>
                <w:color w:val="000000"/>
                <w:sz w:val="22"/>
                <w:szCs w:val="22"/>
                <w:rtl w:val="0"/>
              </w:rPr>
              <w:t xml:space="preserve">check </w:t>
            </w:r>
            <w:r w:rsidDel="00000000" w:rsidR="00000000" w:rsidRPr="00000000">
              <w:rPr>
                <w:rFonts w:ascii="Times New Roman" w:cs="Times New Roman" w:eastAsia="Times New Roman" w:hAnsi="Times New Roman"/>
                <w:b w:val="0"/>
                <w:color w:val="000000"/>
                <w:sz w:val="22"/>
                <w:szCs w:val="22"/>
                <w:highlight w:val="white"/>
                <w:rtl w:val="0"/>
              </w:rPr>
              <w:t xml:space="preserve">the time that a transaction on a work took place. It is set as a timestamp to keep accurate data down to the second of how a work changes.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Boolean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determine whether a work can be borrowed or not. Used in the planning of determining whether a work is available to a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SecurityName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200)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describe the person who is in charge of security for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date that an exhibit left a specific travelling destination. Timestamp to keep track of the works on the road for insurance purposes.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bigint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phone number of a location that a travelling exhibition may visit. Bigint to deal with that works may be sent to international locations where phone number formats are not the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arrival date of the items of a travelling exhibition to a particular location. Timestamp so as to track the items for insurance purposes.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name of a person or organization who sponsors one or more travelling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determine the amount of money that a sponsor has donated to sponsor a travelling exhibition. Float to keep track of every last cent that may exist in the sponsorship.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InsureStartDate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initial date that a work held a specific insurance value. Timestamp to keep track if multiple changes are made to the same work on the same day.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final time/date that a work held a particular insurance value.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Keyword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60)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specific keywords that may be related to specific works. Used in the sorting of works, and the planning of exhibitions.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Table 1: Each domain to be used in the database is listed in the table with the domain name on the left, the datatype of the domain in the middle and the purpose for the domain on the right and reasons for the data type chosen.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1.6 Simplified Diagram</w:t>
      </w:r>
    </w:p>
    <w:p w:rsidR="00000000" w:rsidDel="00000000" w:rsidP="00000000" w:rsidRDefault="00000000" w:rsidRPr="00000000">
      <w:pPr>
        <w:spacing w:after="0" w:before="0" w:line="360" w:lineRule="auto"/>
        <w:contextualSpacing w:val="0"/>
        <w:rPr>
          <w:ins w:author="Samuel Germain" w:id="7" w:date="2016-12-05T12:52:36Z"/>
        </w:rPr>
      </w:pPr>
      <w:ins w:author="Samuel Germain" w:id="7" w:date="2016-12-05T12:52:36Z">
        <w:r w:rsidDel="00000000" w:rsidR="00000000" w:rsidRPr="00000000">
          <w:drawing>
            <wp:inline distB="114300" distT="114300" distL="114300" distR="114300">
              <wp:extent cx="6315075" cy="8443913"/>
              <wp:effectExtent b="0" l="0" r="0" t="0"/>
              <wp:docPr id="3"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6315075" cy="8443913"/>
                      </a:xfrm>
                      <a:prstGeom prst="rect"/>
                      <a:ln/>
                    </pic:spPr>
                  </pic:pic>
                </a:graphicData>
              </a:graphic>
            </wp:inline>
          </w:drawing>
        </w:r>
        <w:r w:rsidDel="00000000" w:rsidR="00000000" w:rsidRPr="00000000">
          <w:rPr>
            <w:rtl w:val="0"/>
          </w:rPr>
        </w:r>
      </w:ins>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del w:author="Samuel Germain" w:id="9" w:date="2016-12-05T12:47:03Z">
        <w:r w:rsidDel="00000000" w:rsidR="00000000" w:rsidRPr="00000000">
          <w:drawing>
            <wp:inline distB="0" distT="0" distL="0" distR="0">
              <wp:extent cx="5733415" cy="4087325"/>
              <wp:effectExtent b="0" l="0" r="0" t="0"/>
              <wp:docPr id="21"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5733415" cy="4087325"/>
                      </a:xfrm>
                      <a:prstGeom prst="rect"/>
                      <a:ln/>
                    </pic:spPr>
                  </pic:pic>
                </a:graphicData>
              </a:graphic>
            </wp:inline>
          </w:drawing>
        </w:r>
      </w:del>
      <w:r w:rsidDel="00000000" w:rsidR="00000000" w:rsidRPr="00000000">
        <w:rPr>
          <w:rtl w:val="0"/>
        </w:rPr>
      </w:r>
    </w:p>
    <w:p w:rsidR="00000000" w:rsidDel="00000000" w:rsidP="00000000" w:rsidRDefault="00000000" w:rsidRPr="00000000">
      <w:pPr>
        <w:spacing w:after="0" w:before="0" w:line="360" w:lineRule="auto"/>
        <w:contextualSpacing w:val="0"/>
      </w:pPr>
      <w:bookmarkStart w:colFirst="0" w:colLast="0" w:name="_2et92p0" w:id="4"/>
      <w:bookmarkEnd w:id="4"/>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Figure 1: This</w:t>
      </w:r>
      <w:r w:rsidDel="00000000" w:rsidR="00000000" w:rsidRPr="00000000">
        <w:rPr>
          <w:rFonts w:ascii="Times New Roman" w:cs="Times New Roman" w:eastAsia="Times New Roman" w:hAnsi="Times New Roman"/>
          <w:b w:val="0"/>
          <w:color w:val="000000"/>
          <w:sz w:val="22"/>
          <w:szCs w:val="22"/>
          <w:rtl w:val="0"/>
        </w:rPr>
        <w:t xml:space="preserve"> figure shows all entities which are required for the database with relationships between entities which includes multiplicity</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ind w:left="0" w:firstLine="720"/>
        <w:contextualSpacing w:val="0"/>
        <w:pPrChange w:author="Samuel Germain" w:id="0" w:date="2016-12-05T12:57:11Z">
          <w:pPr>
            <w:spacing w:after="0" w:before="0" w:line="360" w:lineRule="auto"/>
            <w:contextualSpacing w:val="0"/>
          </w:pPr>
        </w:pPrChange>
      </w:pPr>
      <w:r w:rsidDel="00000000" w:rsidR="00000000" w:rsidRPr="00000000">
        <w:rPr>
          <w:rFonts w:ascii="Times New Roman" w:cs="Times New Roman" w:eastAsia="Times New Roman" w:hAnsi="Times New Roman"/>
          <w:b w:val="1"/>
          <w:color w:val="000000"/>
          <w:sz w:val="22"/>
          <w:szCs w:val="22"/>
          <w:rtl w:val="0"/>
        </w:rPr>
        <w:t xml:space="preserve">Core Diagram</w:t>
      </w:r>
      <w:ins w:author="Samuel Germain" w:id="10" w:date="2016-12-05T12:57:39Z">
        <w:r w:rsidDel="00000000" w:rsidR="00000000" w:rsidRPr="00000000">
          <w:drawing>
            <wp:inline distB="114300" distT="114300" distL="114300" distR="114300">
              <wp:extent cx="7381875" cy="9644063"/>
              <wp:effectExtent b="0" l="0" r="0" t="0"/>
              <wp:docPr descr="Core Database Diagram.png" id="17" name="image45.png"/>
              <a:graphic>
                <a:graphicData uri="http://schemas.openxmlformats.org/drawingml/2006/picture">
                  <pic:pic>
                    <pic:nvPicPr>
                      <pic:cNvPr descr="Core Database Diagram.png" id="0" name="image45.png"/>
                      <pic:cNvPicPr preferRelativeResize="0"/>
                    </pic:nvPicPr>
                    <pic:blipFill>
                      <a:blip r:embed="rId51"/>
                      <a:srcRect b="0" l="0" r="0" t="0"/>
                      <a:stretch>
                        <a:fillRect/>
                      </a:stretch>
                    </pic:blipFill>
                    <pic:spPr>
                      <a:xfrm>
                        <a:off x="0" y="0"/>
                        <a:ext cx="7381875" cy="9644063"/>
                      </a:xfrm>
                      <a:prstGeom prst="rect"/>
                      <a:ln/>
                    </pic:spPr>
                  </pic:pic>
                </a:graphicData>
              </a:graphic>
            </wp:inline>
          </w:drawing>
        </w:r>
      </w:ins>
      <w:r w:rsidDel="00000000" w:rsidR="00000000" w:rsidRPr="00000000">
        <w:rPr>
          <w:rtl w:val="0"/>
        </w:rPr>
      </w:r>
    </w:p>
    <w:p w:rsidR="00000000" w:rsidDel="00000000" w:rsidP="00000000" w:rsidRDefault="00000000" w:rsidRPr="00000000">
      <w:pPr>
        <w:spacing w:after="0" w:before="0" w:line="360" w:lineRule="auto"/>
        <w:ind w:left="720" w:firstLine="0"/>
        <w:contextualSpacing w:val="0"/>
        <w:pPrChange w:author="Samuel Germain" w:id="0" w:date="2016-12-05T12:56:08Z">
          <w:pPr>
            <w:spacing w:after="0" w:before="0" w:line="360" w:lineRule="auto"/>
            <w:contextualSpacing w:val="0"/>
          </w:pPr>
        </w:pPrChange>
      </w:pPr>
      <w:del w:author="Samuel Germain" w:id="12" w:date="2016-12-05T12:52:43Z">
        <w:r w:rsidDel="00000000" w:rsidR="00000000" w:rsidRPr="00000000">
          <w:drawing>
            <wp:inline distB="0" distT="0" distL="0" distR="0">
              <wp:extent cx="5733415" cy="4135810"/>
              <wp:effectExtent b="0" l="0" r="0" t="0"/>
              <wp:docPr id="23"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5733415" cy="4135810"/>
                      </a:xfrm>
                      <a:prstGeom prst="rect"/>
                      <a:ln/>
                    </pic:spPr>
                  </pic:pic>
                </a:graphicData>
              </a:graphic>
            </wp:inline>
          </w:drawing>
        </w:r>
      </w:del>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Figure 2: This is an entity relationship diagram which shows the main entities which will be present in the museum database along with the attributes of each entity, relationships and relationships between entities including multiplicities. Each entity box contains the name of the entity in the top section of the box, all attributes which are primary keys are in the section in the middle section, and all attributes which are not primary keys are in the bottom section</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Traveling centered Diagram</w:t>
      </w:r>
      <w:r w:rsidDel="00000000" w:rsidR="00000000" w:rsidRPr="00000000">
        <w:rPr>
          <w:rtl w:val="0"/>
        </w:rPr>
      </w:r>
    </w:p>
    <w:p w:rsidR="00000000" w:rsidDel="00000000" w:rsidP="00000000" w:rsidRDefault="00000000" w:rsidRPr="00000000">
      <w:pPr>
        <w:spacing w:after="0" w:before="0" w:line="360" w:lineRule="auto"/>
        <w:ind w:left="720" w:firstLine="0"/>
        <w:contextualSpacing w:val="0"/>
        <w:pPrChange w:author="Samuel Germain" w:id="0" w:date="2016-12-05T12:56:18Z">
          <w:pPr>
            <w:spacing w:after="0" w:before="0" w:line="360" w:lineRule="auto"/>
            <w:contextualSpacing w:val="0"/>
          </w:pPr>
        </w:pPrChange>
      </w:pPr>
      <w:del w:author="Samuel Germain" w:id="14" w:date="2016-12-05T12:54:54Z">
        <w:r w:rsidDel="00000000" w:rsidR="00000000" w:rsidRPr="00000000">
          <w:drawing>
            <wp:inline distB="114300" distT="114300" distL="114300" distR="114300">
              <wp:extent cx="5731200" cy="4876800"/>
              <wp:effectExtent b="0" l="0" r="0" t="0"/>
              <wp:docPr descr="TravellingExhibitions(1).png" id="22" name="image50.png"/>
              <a:graphic>
                <a:graphicData uri="http://schemas.openxmlformats.org/drawingml/2006/picture">
                  <pic:pic>
                    <pic:nvPicPr>
                      <pic:cNvPr descr="TravellingExhibitions(1).png" id="0" name="image50.png"/>
                      <pic:cNvPicPr preferRelativeResize="0"/>
                    </pic:nvPicPr>
                    <pic:blipFill>
                      <a:blip r:embed="rId53"/>
                      <a:srcRect b="0" l="0" r="0" t="0"/>
                      <a:stretch>
                        <a:fillRect/>
                      </a:stretch>
                    </pic:blipFill>
                    <pic:spPr>
                      <a:xfrm>
                        <a:off x="0" y="0"/>
                        <a:ext cx="5731200" cy="4876800"/>
                      </a:xfrm>
                      <a:prstGeom prst="rect"/>
                      <a:ln/>
                    </pic:spPr>
                  </pic:pic>
                </a:graphicData>
              </a:graphic>
            </wp:inline>
          </w:drawing>
        </w:r>
      </w:del>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Change w:author="Samuel Germain" w:id="0" w:date="2016-12-05T12:56:22Z">
          <w:pPr>
            <w:spacing w:after="0" w:before="0" w:line="360" w:lineRule="auto"/>
            <w:contextualSpacing w:val="0"/>
          </w:pPr>
        </w:pPrChange>
      </w:pPr>
      <w:del w:author="Samuel Germain" w:id="16" w:date="2016-12-05T12:54:59Z">
        <w:r w:rsidDel="00000000" w:rsidR="00000000" w:rsidRPr="00000000">
          <w:rPr>
            <w:rFonts w:ascii="Times New Roman" w:cs="Times New Roman" w:eastAsia="Times New Roman" w:hAnsi="Times New Roman"/>
            <w:b w:val="0"/>
            <w:color w:val="000000"/>
            <w:sz w:val="22"/>
            <w:szCs w:val="22"/>
            <w:rtl w:val="0"/>
          </w:rPr>
          <w:delText xml:space="preserve">Figure 2: This entity-relationship diagram follows the same style as figure 1 and contains the entities which are used in handling travelling exhibitions, and the attributes for those entities. The TravellingExhibitions entity references the same exhibitions entity shown in figure 1.</w:delText>
        </w:r>
      </w:del>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Transaction centered diagram</w:t>
      </w:r>
      <w:r w:rsidDel="00000000" w:rsidR="00000000" w:rsidRPr="00000000">
        <w:rPr>
          <w:rtl w:val="0"/>
        </w:rPr>
      </w:r>
    </w:p>
    <w:p w:rsidR="00000000" w:rsidDel="00000000" w:rsidP="00000000" w:rsidRDefault="00000000" w:rsidRPr="00000000">
      <w:pPr>
        <w:spacing w:after="0" w:before="0" w:line="360" w:lineRule="auto"/>
        <w:contextualSpacing w:val="0"/>
        <w:rPr>
          <w:del w:author="Samuel Germain" w:id="18" w:date="2016-12-05T12:55:10Z"/>
        </w:rPr>
      </w:pPr>
      <w:del w:author="Samuel Germain" w:id="18" w:date="2016-12-05T12:55:10Z">
        <w:r w:rsidDel="00000000" w:rsidR="00000000" w:rsidRPr="00000000">
          <w:drawing>
            <wp:inline distB="114300" distT="114300" distL="114300" distR="114300">
              <wp:extent cx="5731200" cy="3898900"/>
              <wp:effectExtent b="0" l="0" r="0" t="0"/>
              <wp:docPr id="25"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5731200" cy="3898900"/>
                      </a:xfrm>
                      <a:prstGeom prst="rect"/>
                      <a:ln/>
                    </pic:spPr>
                  </pic:pic>
                </a:graphicData>
              </a:graphic>
            </wp:inline>
          </w:drawing>
        </w:r>
        <w:r w:rsidDel="00000000" w:rsidR="00000000" w:rsidRPr="00000000">
          <w:rPr>
            <w:rtl w:val="0"/>
          </w:rPr>
        </w:r>
      </w:del>
    </w:p>
    <w:p w:rsidR="00000000" w:rsidDel="00000000" w:rsidP="00000000" w:rsidRDefault="00000000" w:rsidRPr="00000000">
      <w:pPr>
        <w:spacing w:after="0" w:before="0" w:line="360" w:lineRule="auto"/>
        <w:contextualSpacing w:val="0"/>
      </w:pPr>
      <w:del w:author="Samuel Germain" w:id="18" w:date="2016-12-05T12:55:10Z">
        <w:r w:rsidDel="00000000" w:rsidR="00000000" w:rsidRPr="00000000">
          <w:rPr>
            <w:rFonts w:ascii="Times New Roman" w:cs="Times New Roman" w:eastAsia="Times New Roman" w:hAnsi="Times New Roman"/>
            <w:b w:val="0"/>
            <w:color w:val="000000"/>
            <w:sz w:val="22"/>
            <w:szCs w:val="22"/>
            <w:rtl w:val="0"/>
          </w:rPr>
          <w:delText xml:space="preserve">Figure 3: This entity-relationship diagram follows the same style as figure 1 and contains the entities which are used in handling transactions, and the attributes for those entities. The works entity referenced is the entity shown in figure 1.</w:delText>
        </w:r>
      </w:del>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Fonts w:ascii="Times New Roman" w:cs="Times New Roman" w:eastAsia="Times New Roman" w:hAnsi="Times New Roman"/>
          <w:b w:val="0"/>
          <w:color w:val="000000"/>
          <w:sz w:val="36"/>
          <w:szCs w:val="36"/>
          <w:rtl w:val="0"/>
        </w:rPr>
        <w:t xml:space="preserve">Tables in the museum database systems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Museums: </w:t>
      </w:r>
      <w:r w:rsidDel="00000000" w:rsidR="00000000" w:rsidRPr="00000000">
        <w:rPr>
          <w:rFonts w:ascii="Times New Roman" w:cs="Times New Roman" w:eastAsia="Times New Roman" w:hAnsi="Times New Roman"/>
          <w:b w:val="0"/>
          <w:color w:val="000000"/>
          <w:sz w:val="24"/>
          <w:szCs w:val="24"/>
          <w:rtl w:val="0"/>
        </w:rPr>
        <w:t xml:space="preserve">This table stores non-temporal information about the five partner museums which are now being merged into one database system. It was added for the sake of uniquely identifying locations, works and exhibitions which may have the same name. We chose to add a museum table which other tables could reference as opposed to changing the values which are the same for both museums because if for example the character ID for a work is changed, then it can be difficult to look up any historical data pertaining to a work. This ensures all historical information for a work is accurate.</w:t>
      </w:r>
      <w:r w:rsidDel="00000000" w:rsidR="00000000" w:rsidRPr="00000000">
        <w:rPr>
          <w:rtl w:val="0"/>
        </w:rPr>
      </w:r>
    </w:p>
    <w:tbl>
      <w:tblPr>
        <w:tblStyle w:val="Table1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w:t>
            </w: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the database.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Must be not null because this is a primary key and important in identifying the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w:t>
            </w: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the database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must be a primary key in the event two museums in a merger have the same name and can not be null</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The works table stores non-temporal basic information about works/items that are in the museum database. This includes information about the </w:t>
      </w:r>
      <w:r w:rsidDel="00000000" w:rsidR="00000000" w:rsidRPr="00000000">
        <w:rPr>
          <w:rtl w:val="0"/>
        </w:rPr>
      </w:r>
    </w:p>
    <w:tbl>
      <w:tblPr>
        <w:tblStyle w:val="Table14"/>
        <w:bidiVisual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310"/>
        <w:gridCol w:w="1425"/>
        <w:gridCol w:w="2595"/>
        <w:tblGridChange w:id="0">
          <w:tblGrid>
            <w:gridCol w:w="2685"/>
            <w:gridCol w:w="2310"/>
            <w:gridCol w:w="1425"/>
            <w:gridCol w:w="25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character identifier of a museum work</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because it is a primary key used in identifying the piece.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numerical identifier of a museum work</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because it is a primary key used in identifying the piece.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in which the work originally existed before it’s inserted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because it is a primary key used in identifying the piece, was added because the museums involved in the merge may have items with the same WorkCharID and WorkNumID and this makes each item unique.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original museum where the work first entered into the new database system.</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Required when accessing the DatabaseEntryLocation and thus must be a primary key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 brief description about the work. This may includes information about how the work physically looks like, what the work is trying to describe, how different material/medium are used to build the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Sort museum items/works by storing what type of work the piece physically is. A work physical property can be: Metal Work, Furniture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Carving, Ceramics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Painting, Textile, Electrical Work, or Mechanical Work. This is useful because these values do not describe conceptual themes about the work which are stored elsewhere.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Categorizes works which share the same physical property by classifying them based on more specific characteristics (for example, a painting may be a portrait, a landscape etc.). This attribute was chosen in order to maintain information on subtypes of some of the museums which served a similar purpose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WorkCreator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WorkCreator</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original creator of the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date that the work was created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attribute records whether a work in our database is a ‘potentially borrowed’ (i.e. isn’t owned by any of our five partner museums) This is required because whether a work locations, works, and be borrowed is not temporal data. Some works have been sold and will most likely not be borrowable and items owned by the museum do not need to be borrowed but items not owned by the museum must indicate if they can be borrowed.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WorkMediums:</w:t>
      </w:r>
      <w:r w:rsidDel="00000000" w:rsidR="00000000" w:rsidRPr="00000000">
        <w:rPr>
          <w:rFonts w:ascii="Times New Roman" w:cs="Times New Roman" w:eastAsia="Times New Roman" w:hAnsi="Times New Roman"/>
          <w:b w:val="0"/>
          <w:color w:val="000000"/>
          <w:sz w:val="24"/>
          <w:szCs w:val="24"/>
          <w:rtl w:val="0"/>
        </w:rPr>
        <w:t xml:space="preserve"> This table stores information about the materials and media used in creating each of the museum’s works. This table must be present because many of the works from each of the museums have multiple stolen, destroyed, orAsian, Mediterranean, and they have been made of.</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bl>
      <w:tblPr>
        <w:tblStyle w:val="Table15"/>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400"/>
        <w:gridCol w:w="1500"/>
        <w:gridCol w:w="2294"/>
        <w:tblGridChange w:id="0">
          <w:tblGrid>
            <w:gridCol w:w="2835"/>
            <w:gridCol w:w="2400"/>
            <w:gridCol w:w="150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Needed because it is a unique character identifier of a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Needed because it is a unique numerical identifier of a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in which the work was originally entered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 Must be added to all medium table to because it is a primary key from the works table that uniquely identifies works which may have the same WorkNumID and WorkCharID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original museum where the work first entered the new database system.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(each work must at least have one 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physical materials and media the work are created from. </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Location: </w:t>
      </w:r>
      <w:r w:rsidDel="00000000" w:rsidR="00000000" w:rsidRPr="00000000">
        <w:rPr>
          <w:rFonts w:ascii="Times New Roman" w:cs="Times New Roman" w:eastAsia="Times New Roman" w:hAnsi="Times New Roman"/>
          <w:b w:val="0"/>
          <w:color w:val="000000"/>
          <w:sz w:val="24"/>
          <w:szCs w:val="24"/>
          <w:rtl w:val="0"/>
        </w:rPr>
        <w:t xml:space="preserve">This table stores non-temporal information about each of the locations that physically exist in each museum. This information includes location name, dimensions, suggested maximum and minimum works capacity, and the partner museum where the location exists.</w:t>
      </w:r>
      <w:r w:rsidDel="00000000" w:rsidR="00000000" w:rsidRPr="00000000">
        <w:rPr>
          <w:rtl w:val="0"/>
        </w:rPr>
      </w:r>
    </w:p>
    <w:tbl>
      <w:tblPr>
        <w:tblStyle w:val="Table16"/>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1"/>
        <w:gridCol w:w="2160"/>
        <w:gridCol w:w="2279"/>
        <w:gridCol w:w="2279"/>
        <w:tblGridChange w:id="0">
          <w:tblGrid>
            <w:gridCol w:w="2311"/>
            <w:gridCol w:w="2160"/>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room or location (ex: museum galleries)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that the location exists in.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Museums table.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museum, where the location exists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suggested minimum number of works that can exist in a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LocationSuggestedCapacityMax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LocationSuggestedCapacityMax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suggested maximum number of works that can fit in a location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width of the location measured in meters.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length of the location measured in meters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WorkLocations: </w:t>
      </w:r>
      <w:r w:rsidDel="00000000" w:rsidR="00000000" w:rsidRPr="00000000">
        <w:rPr>
          <w:rFonts w:ascii="Times New Roman" w:cs="Times New Roman" w:eastAsia="Times New Roman" w:hAnsi="Times New Roman"/>
          <w:b w:val="0"/>
          <w:color w:val="000000"/>
          <w:sz w:val="24"/>
          <w:szCs w:val="24"/>
          <w:rtl w:val="0"/>
        </w:rPr>
        <w:t xml:space="preserve">This is table records temporal information regarding the works’ location. This includes recording past, current, and future locations of a work. It provides a full location history for all works in the five partner museums. The table is necessary in order to obtain information on where a work was located at different times and that is why the location of a work must be temporal data. The table mainly has attributes for foreign keys which reference a location and a work and also possesses the time of arrival and time of departure for a work.</w:t>
      </w:r>
      <w:r w:rsidDel="00000000" w:rsidR="00000000" w:rsidRPr="00000000">
        <w:rPr>
          <w:rtl w:val="0"/>
        </w:rPr>
      </w:r>
    </w:p>
    <w:tbl>
      <w:tblPr>
        <w:tblStyle w:val="Table1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370"/>
        <w:gridCol w:w="1695"/>
        <w:gridCol w:w="2294"/>
        <w:tblGridChange w:id="0">
          <w:tblGrid>
            <w:gridCol w:w="2670"/>
            <w:gridCol w:w="2370"/>
            <w:gridCol w:w="1695"/>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character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from where the work originally entered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 This was added because a DatabaseEntryLocation is primary key in the works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-LocationName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room or location (ex: museum galleries) that the work</w:t>
            </w:r>
            <w:r w:rsidDel="00000000" w:rsidR="00000000" w:rsidRPr="00000000">
              <w:rPr>
                <w:rFonts w:ascii="Times New Roman" w:cs="Times New Roman" w:eastAsia="Times New Roman" w:hAnsi="Times New Roman"/>
                <w:b w:val="0"/>
                <w:color w:val="000000"/>
                <w:sz w:val="24"/>
                <w:szCs w:val="24"/>
                <w:rtl w:val="0"/>
              </w:rPr>
              <w:t xml:space="preserve"> is stored or was stored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Name of the museum that has the location where the work was or is being stored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museum, where the work’s location exists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-WorkArrivalTime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WorkArrivalTime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Stores the time and date that a museum work arrived at a specific location, required as a primary key to differentiate occasions of the same work showing up in the same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Fonts w:ascii="Times New Roman" w:cs="Times New Roman" w:eastAsia="Times New Roman" w:hAnsi="Times New Roman"/>
                <w:b w:val="0"/>
                <w:color w:val="000000"/>
                <w:sz w:val="24"/>
                <w:szCs w:val="24"/>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None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Stores the time and date that a museum work departed from a specific location in order to know the extent that an item was in a location.</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Doors: </w:t>
      </w:r>
      <w:r w:rsidDel="00000000" w:rsidR="00000000" w:rsidRPr="00000000">
        <w:rPr>
          <w:rFonts w:ascii="Times New Roman" w:cs="Times New Roman" w:eastAsia="Times New Roman" w:hAnsi="Times New Roman"/>
          <w:b w:val="0"/>
          <w:color w:val="000000"/>
          <w:sz w:val="22"/>
          <w:szCs w:val="22"/>
          <w:rtl w:val="0"/>
        </w:rPr>
        <w:t xml:space="preserve">This table stores non-temporal information about the pathways between rooms and/r gallery in each of the five partner museums. This table allows a location (i.e. room or gallery) to be connected to one or more other locations in the same museum. This table helps in planning exhibitions </w:t>
      </w:r>
      <w:r w:rsidDel="00000000" w:rsidR="00000000" w:rsidRPr="00000000">
        <w:rPr>
          <w:rFonts w:ascii="Times New Roman" w:cs="Times New Roman" w:eastAsia="Times New Roman" w:hAnsi="Times New Roman"/>
          <w:b w:val="0"/>
          <w:color w:val="000000"/>
          <w:sz w:val="22"/>
          <w:szCs w:val="22"/>
          <w:highlight w:val="white"/>
          <w:rtl w:val="0"/>
        </w:rPr>
        <w:t xml:space="preserve">that need to use more than one location (i.e. gallery) in a museum. For every door physically in the museum between two rooms, room a and room b for this example, 2 entries are made into the database showing that there is a door leading from room a to room b and a door leading from room b to room a excluding cases of a one way door. This decision was made so that it could be specified if a door is only way because there would only be one record for the door in the database and the original location would not be reachable by the end location.</w:t>
      </w:r>
      <w:r w:rsidDel="00000000" w:rsidR="00000000" w:rsidRPr="00000000">
        <w:rPr>
          <w:rtl w:val="0"/>
        </w:rPr>
      </w:r>
    </w:p>
    <w:tbl>
      <w:tblPr>
        <w:tblStyle w:val="Table1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6"/>
        <w:gridCol w:w="1905"/>
        <w:gridCol w:w="2279"/>
        <w:gridCol w:w="2279"/>
        <w:tblGridChange w:id="0">
          <w:tblGrid>
            <w:gridCol w:w="2566"/>
            <w:gridCol w:w="190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the database. This attribute is not need for both locations because locations in separate museums would not be connected by a door.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the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-LocationNameOrigin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 museum’ location name that represents the origin or start of the connection (pathway).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-LocationNameEnd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 museum’s location name that represents the end or final point of the connection (pathway).</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Exhibitions: </w:t>
      </w:r>
      <w:r w:rsidDel="00000000" w:rsidR="00000000" w:rsidRPr="00000000">
        <w:rPr>
          <w:rFonts w:ascii="Times New Roman" w:cs="Times New Roman" w:eastAsia="Times New Roman" w:hAnsi="Times New Roman"/>
          <w:b w:val="0"/>
          <w:color w:val="000000"/>
          <w:sz w:val="24"/>
          <w:szCs w:val="24"/>
          <w:rtl w:val="0"/>
        </w:rPr>
        <w:t xml:space="preserve">This table stores basic and temporal information about all current and past exhibitions that has or will be displayed in any of the five partner museums. This information include the name of exhibitions, a brief description of the exhibition and its collection, the museum in which the exhibition has occurred, currently occurring or will occur in the future and most important the date and time in which each exhibition starts and ends. It was chosen to be temporal data because exhibitions with the same name may happen more than once so a startdate is needed to differentiate them</w:t>
      </w:r>
      <w:r w:rsidDel="00000000" w:rsidR="00000000" w:rsidRPr="00000000">
        <w:rPr>
          <w:rtl w:val="0"/>
        </w:rPr>
      </w:r>
    </w:p>
    <w:tbl>
      <w:tblPr>
        <w:tblStyle w:val="Table1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965"/>
        <w:gridCol w:w="2265"/>
        <w:gridCol w:w="2294"/>
        <w:tblGridChange w:id="0">
          <w:tblGrid>
            <w:gridCol w:w="2505"/>
            <w:gridCol w:w="1965"/>
            <w:gridCol w:w="2265"/>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an exhibition that is either held in one of the five museums or as a traveling exhibition abroad.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a brief description of the exhibition and the exhibition works’ collection.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start date that an exhibition is displayed to the public.</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end date that an exhibition is displayed to the public.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Museums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which the exhibition is or will be held. Was added as a primary key in order the differentiate exhibitions which may occur or have occurred at separate museums on the same date.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which the exhibition was, currently, or will be held.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ExhibitionLocations: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locations that exhibits are, have, or will be occupying. It is temporal because it is accessing temporal data from the exhibitions table which is needed to differentiate exhibitions by the same name in the same museum. All attributes are needed to reference the exhibition and location for which an Exhibition_Location record will refer to.</w:t>
      </w:r>
      <w:r w:rsidDel="00000000" w:rsidR="00000000" w:rsidRPr="00000000">
        <w:rPr>
          <w:rtl w:val="0"/>
        </w:rPr>
      </w:r>
    </w:p>
    <w:tbl>
      <w:tblPr>
        <w:tblStyle w:val="Table20"/>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Exhibitions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an exhibit that is either displayed in one of the five museums or as a traveling exhibition abroad.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start date that the exhibit was displayed at a certain location. Sets apart exhibitions at the same museum by the same name and also gives a timeline for when an exhibition will be run.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Name</w:t>
            </w:r>
            <w:r w:rsidDel="00000000" w:rsidR="00000000" w:rsidRPr="00000000">
              <w:rPr>
                <w:rFonts w:ascii="Times New Roman" w:cs="Times New Roman" w:eastAsia="Times New Roman" w:hAnsi="Times New Roman"/>
                <w:b w:val="0"/>
                <w:color w:val="000000"/>
                <w:sz w:val="22"/>
                <w:szCs w:val="22"/>
                <w:rtl w:val="0"/>
              </w:rPr>
              <w:t xml:space="preserve"> of a location within one of the five partner museums that an exhibit is displayed.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which the exhibition will be held..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which the exhibition was,  will be held.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ExhibitionWorks</w:t>
      </w:r>
      <w:r w:rsidDel="00000000" w:rsidR="00000000" w:rsidRPr="00000000">
        <w:rPr>
          <w:rFonts w:ascii="Times New Roman" w:cs="Times New Roman" w:eastAsia="Times New Roman" w:hAnsi="Times New Roman"/>
          <w:b w:val="0"/>
          <w:color w:val="000000"/>
          <w:sz w:val="22"/>
          <w:szCs w:val="22"/>
          <w:highlight w:val="white"/>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This table stores non-temporal information about the works contained in each Exhibition. Note that: Exhibitions are identified by their name, starting date and the museum they are located at. The date an item entered the exhibition is not needed because only the location is needed for security and insurance purposes so it was decided a start date for the item would not be included. All attributes are needed as they are needed to uniquely identify exhibitions and works for which the table refers to.</w:t>
      </w:r>
      <w:r w:rsidDel="00000000" w:rsidR="00000000" w:rsidRPr="00000000">
        <w:rPr>
          <w:rtl w:val="0"/>
        </w:rPr>
      </w:r>
    </w:p>
    <w:tbl>
      <w:tblPr>
        <w:tblStyle w:val="Table21"/>
        <w:bidiVisual w:val="0"/>
        <w:tblW w:w="92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520"/>
        <w:tblGridChange w:id="0">
          <w:tblGrid>
            <w:gridCol w:w="2235"/>
            <w:gridCol w:w="2235"/>
            <w:gridCol w:w="2235"/>
            <w:gridCol w:w="25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an exhibit that is either displayed in one of the five museums or as a traveling exhibition abroad.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start date that the exhibit was displayed at a certain location.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the museum that the exhibit was contained in.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Part of the primary key so it cannot be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Physical address of the museum that the exhibition was contained in.</w:t>
              <w:br w:type="textWrapp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character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in which the work originally existed before it’s inserted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Owners: </w:t>
      </w:r>
      <w:r w:rsidDel="00000000" w:rsidR="00000000" w:rsidRPr="00000000">
        <w:rPr>
          <w:rFonts w:ascii="Times New Roman" w:cs="Times New Roman" w:eastAsia="Times New Roman" w:hAnsi="Times New Roman"/>
          <w:b w:val="0"/>
          <w:color w:val="000000"/>
          <w:sz w:val="22"/>
          <w:szCs w:val="22"/>
          <w:rtl w:val="0"/>
        </w:rPr>
        <w:t xml:space="preserve">This table stores non-temporal information about the organizations or people who currently possess or have owned a work/item in the museum’s database. This was chosen to be one of the tables for the sake of a lack of redundancy of information. A work can have multiple owners over its existence so it is not sufficient to enter an owner attribute into the works table. An owner can also have multiple works so if there is an owner's table that a Works_Owners table must reference then this will make finding information owned by an owner easier. If, for example, a Works_Owners table did not have to reference a record from an owner’s table then the owner may be misspelled sometimes when being entered into the database and this would create problems when trying to access all works by the same owner.  </w:t>
      </w:r>
      <w:r w:rsidDel="00000000" w:rsidR="00000000" w:rsidRPr="00000000">
        <w:rPr>
          <w:rtl w:val="0"/>
        </w:rPr>
      </w:r>
    </w:p>
    <w:tbl>
      <w:tblPr>
        <w:tblStyle w:val="Table22"/>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own-OwnerName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 person or organization who owns or has owned any of the works in the five museums collection. Is a primary key to differentiate owners using the same email.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own-OwnerEmail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email address of a person or organization who owns or has owned any of the works in the five museums collection. Included to contact the owner if needed and is primary to differentiate owners by the same 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WorkOwners: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organizations or people who have owned or currently own a specific museum work/item in the museum database. All attributes except for OwnershipStartDate and OwnershipEndDate are required because they reference the primary keys of other tables. OwnershipStartDate is still required as a primary key however in the event that an owner purchases and sells a work multiple times.</w:t>
      </w:r>
      <w:r w:rsidDel="00000000" w:rsidR="00000000" w:rsidRPr="00000000">
        <w:rPr>
          <w:rtl w:val="0"/>
        </w:rPr>
      </w:r>
    </w:p>
    <w:tbl>
      <w:tblPr>
        <w:tblStyle w:val="Table2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830"/>
        <w:gridCol w:w="2040"/>
        <w:gridCol w:w="2294"/>
        <w:tblGridChange w:id="0">
          <w:tblGrid>
            <w:gridCol w:w="2865"/>
            <w:gridCol w:w="1830"/>
            <w:gridCol w:w="204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character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numerical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that first introduced the work into the system</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won-OwnerName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Owners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person or organization who possesses the work at a given point in 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won-OwnerEmail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Owners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email of the person or organization who possesses the work at a given point in 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won-OwnershipStartDate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OwnershipStartDate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initial date that a work came into a person or organization’s possession.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w:t>
            </w:r>
            <w:r w:rsidDel="00000000" w:rsidR="00000000" w:rsidRPr="00000000">
              <w:rPr>
                <w:rFonts w:ascii="Times New Roman" w:cs="Times New Roman" w:eastAsia="Times New Roman" w:hAnsi="Times New Roman"/>
                <w:b w:val="0"/>
                <w:color w:val="000000"/>
                <w:sz w:val="22"/>
                <w:szCs w:val="22"/>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last date that a work was in a people possession. Helpful in determing how long a museum owned a work. Will not have values for works sold from the museum most of the time because it is not the museums business to know how long an outside owner has owned a work. It can therefore be null.</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WorkTransactions: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transactions involving museums’ works. Works’ transaction include purchasing a new work, loaning, borrowing, and selling a work as well as incidence of a work being donated, damaged, or when a work has gone missing.</w:t>
      </w:r>
      <w:r w:rsidDel="00000000" w:rsidR="00000000" w:rsidRPr="00000000">
        <w:rPr>
          <w:rtl w:val="0"/>
        </w:rPr>
      </w:r>
    </w:p>
    <w:tbl>
      <w:tblPr>
        <w:tblStyle w:val="Table24"/>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340"/>
        <w:gridCol w:w="2130"/>
        <w:gridCol w:w="2279"/>
        <w:tblGridChange w:id="0">
          <w:tblGrid>
            <w:gridCol w:w="2280"/>
            <w:gridCol w:w="2340"/>
            <w:gridCol w:w="2130"/>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wtr-WorkCharID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character identifier of a museum work which was involved in the transaction.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wtr-WorkNumID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numberical identifier of a museum work which was involved in the transaction.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location that the museum work which was involved in the transaction initially entered the database.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references the physical address of the museum where the work first entered the system.</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-TransactionType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TransactionType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type of transaction happened on the work. A transaction can be either purchased, loaned, borrowed, sold, gone missing, donated, or damaged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-TransactionTime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TransactionTime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date and time that the transaction took place. Required as a primary key in order to differentiate items which have the same kind of transaction more than once.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TravellingExhibitions: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exhibitions that are set to be travelling. Each travelling exhibition must originally belong to one of our five partner museums. It was chosen to be it’s own table apart from the exhibitions table because there are attributes for the travelling exhibitions which are not required by exhibitions. A travelling exhibition is still an exhibition however, so it refers to the exhibitions table.</w:t>
      </w:r>
      <w:r w:rsidDel="00000000" w:rsidR="00000000" w:rsidRPr="00000000">
        <w:rPr>
          <w:rtl w:val="0"/>
        </w:rPr>
      </w:r>
    </w:p>
    <w:tbl>
      <w:tblPr>
        <w:tblStyle w:val="Table25"/>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190"/>
        <w:gridCol w:w="1740"/>
        <w:gridCol w:w="2294"/>
        <w:tblGridChange w:id="0">
          <w:tblGrid>
            <w:gridCol w:w="2805"/>
            <w:gridCol w:w="2190"/>
            <w:gridCol w:w="174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an exhibition that is sent to various locations (traveling).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one of the five museums that is in charge of a travelling exhibition.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address of one of the five museums that is in charge of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-ExhibitStartDateOriginal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br w:type="textWrapp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the exhibition originally ran in any of our five partner museums.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than the value of ExhibitStartDateOriginal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the works departed from the original museum and were sent out to be displayed in a traveling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-Security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the person in charge of security for the exhibit</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TravellingExhibitionDestinations: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specific locations abroad that a traveling exhibition has visited. It is included because each travelling exhibition has multiple locations for which it visits, which all have unique information. It is also temporal because a travelling exhibition can visit the same location more than once; therefore, along with the start date for the whole travelling exhibition the time spent in the destination must also be recorded and must be part of the primary key.</w:t>
      </w:r>
      <w:r w:rsidDel="00000000" w:rsidR="00000000" w:rsidRPr="00000000">
        <w:rPr>
          <w:rtl w:val="0"/>
        </w:rPr>
      </w:r>
    </w:p>
    <w:tbl>
      <w:tblPr>
        <w:tblStyle w:val="Table26"/>
        <w:bidiVisual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055"/>
        <w:gridCol w:w="2310"/>
        <w:gridCol w:w="1725"/>
        <w:tblGridChange w:id="0">
          <w:tblGrid>
            <w:gridCol w:w="2925"/>
            <w:gridCol w:w="2055"/>
            <w:gridCol w:w="2310"/>
            <w:gridCol w:w="1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travelling exhibit that is being displayed at a certain destination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the original museum that is in charge of the exhibition.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Physical address of the museum that is in charge of the exhibition.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-ExhibitStartDateOriginal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initial date in which the traveling exhibition as a whole began being displayed to the public.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The phone number of the destination that the travelling exhibition is being displayed at was included in this table as opposed to having another table with destination phone numbers for each location because a different phone number may need to be accessed every time a location is visited, even if the location is visited more than once on the same tour.</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location that the travelling exhibition is being displayed at.</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physical address of the location that the travelling exhibition is being displayed at.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Note: two locations can have the same name, but they physically exists in two different addresses.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-ExhibitArrivalDate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than the value of </w:t>
            </w: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-ExhibitStartDateOriginal and </w:t>
            </w: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initial date that the traveling exhibit was at that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than the value of </w:t>
            </w: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-ExhibitArrivalDate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last date that the travelling exhibition was at a specific 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TravellingExhibitionSponsors: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people or organizations who sponsor specific traveling exhibits. It has it’s own table because there can be multiple sponsors for a travelling exhibition so it is not appropriate to have a sponsor attribute in the travelling exhibition table. All attributes except sponsorAmount are required because they are either foreign keys which refer to other tables primary keys for the travelling exhibition or in the case of sponsor name, it is a unique identifier for </w:t>
      </w:r>
      <w:r w:rsidDel="00000000" w:rsidR="00000000" w:rsidRPr="00000000">
        <w:rPr>
          <w:rtl w:val="0"/>
        </w:rPr>
      </w:r>
    </w:p>
    <w:tbl>
      <w:tblPr>
        <w:tblStyle w:val="Table2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6"/>
        <w:gridCol w:w="1845"/>
        <w:gridCol w:w="2279"/>
        <w:gridCol w:w="2279"/>
        <w:tblGridChange w:id="0">
          <w:tblGrid>
            <w:gridCol w:w="2626"/>
            <w:gridCol w:w="184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-SponsorName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Holds the name of a person or organization sponsoring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travelling exhibit the sponsor is sponsoring.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museum that is responsible for the traveling exhibition that the person or organization is sponsoring.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physical address of the museum that is responsible for the traveling that the person or organization is sponsoring.</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-ExhibitStartDateOriginal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original starting date of the traveling exhibit that the person or organization is sponsoring.</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amount of money that the sponsor paid to sponsor the exhibit. Included because it is helpful to know some of the financial benefits of the travelling exhibitions.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WorkThemes: </w:t>
      </w:r>
      <w:r w:rsidDel="00000000" w:rsidR="00000000" w:rsidRPr="00000000">
        <w:rPr>
          <w:rFonts w:ascii="Times New Roman" w:cs="Times New Roman" w:eastAsia="Times New Roman" w:hAnsi="Times New Roman"/>
          <w:b w:val="0"/>
          <w:color w:val="000000"/>
          <w:sz w:val="22"/>
          <w:szCs w:val="22"/>
          <w:rtl w:val="0"/>
        </w:rPr>
        <w:t xml:space="preserve"> This table stores non-temporal information about keywords and concepts related to museum works/items that helps in the organization and planning of future exhibitions. A work may fit into multiple themes so this table was created and the themes are based on what conceptual qualities a piece may have such as it being “fine brush be commemoratedwork”, a theme may describe a region or era a piece comes from. Themes do not fall under the same category as Physical property or classification because they are describing things about the work which are more relative terms and do not describe anything about what type of work the piece is.</w:t>
      </w:r>
      <w:r w:rsidDel="00000000" w:rsidR="00000000" w:rsidRPr="00000000">
        <w:rPr>
          <w:rtl w:val="0"/>
        </w:rPr>
      </w:r>
    </w:p>
    <w:tbl>
      <w:tblPr>
        <w:tblStyle w:val="Table2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reference to the character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reference to the numerical identifier</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reference to the location where the work initially entered the database.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-Theme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theme that is linked to a particular work</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WorksInsurance: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insurance value of a particular museum work/item, including its insurance value when traveling abroad. It shows the changes the item may experience over time and this reason it is stored as temporal data.</w:t>
      </w:r>
      <w:r w:rsidDel="00000000" w:rsidR="00000000" w:rsidRPr="00000000">
        <w:rPr>
          <w:rtl w:val="0"/>
        </w:rPr>
      </w:r>
    </w:p>
    <w:tbl>
      <w:tblPr>
        <w:tblStyle w:val="Table2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6"/>
        <w:gridCol w:w="2085"/>
        <w:gridCol w:w="2279"/>
        <w:gridCol w:w="2279"/>
        <w:tblGridChange w:id="0">
          <w:tblGrid>
            <w:gridCol w:w="2386"/>
            <w:gridCol w:w="208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character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museum which entered the work into the database originally.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physical address of the museum which entered the work into the database originally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Monetary insurance based so it must be greater than or equal to 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insurance value that a work held at a particular point in time.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t>
            </w:r>
            <w:r w:rsidDel="00000000" w:rsidR="00000000" w:rsidRPr="00000000">
              <w:rPr>
                <w:rFonts w:ascii="Times New Roman" w:cs="Times New Roman" w:eastAsia="Times New Roman" w:hAnsi="Times New Roman"/>
                <w:b w:val="0"/>
                <w:color w:val="000000"/>
                <w:sz w:val="22"/>
                <w:szCs w:val="22"/>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Based on the assignment. If no value is entered the default value is 110% of the original value of the work but this value may be higher.</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insurance value that a work held at a particular point in time if it was traveling.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win-InsureStartDate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InsureStartDate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Part of the primary key so it cannot be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initial date that a work held a particular insurance value.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t>
            </w:r>
            <w:r w:rsidDel="00000000" w:rsidR="00000000" w:rsidRPr="00000000">
              <w:rPr>
                <w:rFonts w:ascii="Times New Roman" w:cs="Times New Roman" w:eastAsia="Times New Roman" w:hAnsi="Times New Roman"/>
                <w:b w:val="0"/>
                <w:color w:val="000000"/>
                <w:sz w:val="22"/>
                <w:szCs w:val="22"/>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last date that a work held a particular insurance value.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Fonts w:ascii="Times New Roman" w:cs="Times New Roman" w:eastAsia="Times New Roman" w:hAnsi="Times New Roman"/>
          <w:b w:val="0"/>
          <w:color w:val="000000"/>
          <w:sz w:val="22"/>
          <w:szCs w:val="22"/>
          <w:highlight w:val="white"/>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win-WorkCharID, win-WorkNumID, win-DatabaseEntryLocation, win-DatabaseEntryLocationAddress, win-InsureStartDate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win-WorkCharID, win-WorkNumID, win-DatabaseEntryLocation, win-DatabaseEntryLocationAddress references Works.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jc w:val="center"/>
      </w:pPr>
      <w:bookmarkStart w:colFirst="0" w:colLast="0" w:name="_tyjcwt" w:id="5"/>
      <w:bookmarkEnd w:id="5"/>
      <w:commentRangeStart w:id="3"/>
      <w:commentRangeStart w:id="4"/>
      <w:r w:rsidDel="00000000" w:rsidR="00000000" w:rsidRPr="00000000">
        <w:rPr>
          <w:rFonts w:ascii="Times New Roman" w:cs="Times New Roman" w:eastAsia="Times New Roman" w:hAnsi="Times New Roman"/>
          <w:b w:val="1"/>
          <w:i w:val="0"/>
          <w:color w:val="000000"/>
          <w:sz w:val="48"/>
          <w:szCs w:val="48"/>
          <w:rtl w:val="0"/>
        </w:rPr>
        <w:t xml:space="preserve">Temporal </w:t>
      </w:r>
      <w:commentRangeEnd w:id="3"/>
      <w:r w:rsidDel="00000000" w:rsidR="00000000" w:rsidRPr="00000000">
        <w:commentReference w:id="3"/>
      </w:r>
      <w:r w:rsidDel="00000000" w:rsidR="00000000" w:rsidRPr="00000000">
        <w:rPr>
          <w:rFonts w:ascii="Times New Roman" w:cs="Times New Roman" w:eastAsia="Times New Roman" w:hAnsi="Times New Roman"/>
          <w:b w:val="1"/>
          <w:i w:val="0"/>
          <w:color w:val="000000"/>
          <w:sz w:val="48"/>
          <w:szCs w:val="48"/>
          <w:rtl w:val="0"/>
        </w:rPr>
        <w:t xml:space="preserve">Data</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spacing w:after="0" w:before="0" w:line="276"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detailed explanation of information pertaining to a timeframe for data and the benefits of having information for the given data at every point in time organized by tables requiring temporal data.</w:t>
      </w:r>
      <w:r w:rsidDel="00000000" w:rsidR="00000000" w:rsidRPr="00000000">
        <w:rPr>
          <w:rtl w:val="0"/>
        </w:rPr>
      </w:r>
    </w:p>
    <w:p w:rsidR="00000000" w:rsidDel="00000000" w:rsidP="00000000" w:rsidRDefault="00000000" w:rsidRPr="00000000">
      <w:pPr>
        <w:spacing w:after="0" w:before="0" w:line="276" w:lineRule="auto"/>
        <w:ind w:firstLine="720"/>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Work location</w:t>
      </w: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the work location including the history location, current location and future planned location. A datetime attribute is necessary because the exact time of an item needs to be known. When works are moved between locations in the same museum a trigger will change the end date of the last location to the start date of the new location because moves within a museum are short. The same trigger will not apply for moves between museums.</w:t>
      </w:r>
      <w:r w:rsidDel="00000000" w:rsidR="00000000" w:rsidRPr="00000000">
        <w:rPr>
          <w:rtl w:val="0"/>
        </w:rPr>
      </w:r>
    </w:p>
    <w:tbl>
      <w:tblPr>
        <w:tblStyle w:val="Table30"/>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all history relating to the history of a piece of work. This can be useful in situations of security and insurance where a work could have been harmed or gone missing.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the current location of a piece of work. This is useful for identifying the location of any work in the museum's database and can aid in planning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where works are planned to be at future dates. This can aid in planning of exhibitions and other functions because all advance notice of where items should be can be accessed.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tl w:val="0"/>
        </w:rPr>
      </w:r>
    </w:p>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An exhibition is temporal data because   exhibitions that have the same name. The start date of an exhibition is therefore recorded as a primary key to differentiate between these exhibitions.</w:t>
      </w:r>
      <w:r w:rsidDel="00000000" w:rsidR="00000000" w:rsidRPr="00000000">
        <w:rPr>
          <w:rtl w:val="0"/>
        </w:rPr>
      </w:r>
    </w:p>
    <w:tbl>
      <w:tblPr>
        <w:tblStyle w:val="Table31"/>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a detailed history for the dates of past exhibitions which can aid in planning of future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 track of all information pertaining to exhibitions which are ongoing. In the case of travelling exhibitions, data which is current can aid in control of the status of the travelling exhibition, such as the need to locate the current point of a travelling exhibition. This can also be helpful for visitors of the museum to know what is ongoing.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Visitors appreciate being able to access information about exhibitions planned in the future and museum staff can benefit from knowledge of future exhibitions.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 locations</w:t>
      </w:r>
      <w:r w:rsidDel="00000000" w:rsidR="00000000" w:rsidRPr="00000000">
        <w:rPr>
          <w:rFonts w:ascii="Times New Roman" w:cs="Times New Roman" w:eastAsia="Times New Roman" w:hAnsi="Times New Roman"/>
          <w:b w:val="0"/>
          <w:color w:val="000000"/>
          <w:sz w:val="22"/>
          <w:szCs w:val="22"/>
          <w:rtl w:val="0"/>
        </w:rPr>
        <w:t xml:space="preserve"> (references exhibition and location)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data is temporal by extension of it referencing the exhibition table</w:t>
      </w:r>
      <w:r w:rsidDel="00000000" w:rsidR="00000000" w:rsidRPr="00000000">
        <w:rPr>
          <w:rtl w:val="0"/>
        </w:rPr>
      </w:r>
    </w:p>
    <w:tbl>
      <w:tblPr>
        <w:tblStyle w:val="Table32"/>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Can answer questions of interest for which exhibition was occurring in which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Gives better a more detailed handling of locations which are currently out of use due to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locations are booked for future exhibitions or travelling exhibitions and can aid in museum planning of resources.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 works</w:t>
      </w:r>
      <w:r w:rsidDel="00000000" w:rsidR="00000000" w:rsidRPr="00000000">
        <w:rPr>
          <w:rtl w:val="0"/>
        </w:rPr>
      </w:r>
    </w:p>
    <w:tbl>
      <w:tblPr>
        <w:tblStyle w:val="Table33"/>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works have been booked for the benefit of consideration of future exhibitions or travelling exhibitions and can aid in planning of museum resources.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Gives better a more detailed handling of works which are currently out of use due to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works are booked for future exhibitions or travelling exhibitions and can aid in museum planning of resources.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Works owner</w:t>
      </w:r>
      <w:r w:rsidDel="00000000" w:rsidR="00000000" w:rsidRPr="00000000">
        <w:rPr>
          <w:rtl w:val="0"/>
        </w:rPr>
      </w:r>
    </w:p>
    <w:tbl>
      <w:tblPr>
        <w:tblStyle w:val="Table34"/>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040"/>
        <w:tblGridChange w:id="0">
          <w:tblGrid>
            <w:gridCol w:w="960"/>
            <w:gridCol w:w="804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owner of a piece of work is recorded when the museum is entered into the museum database. When transferring owners it can be helpful to know who has owned it last for security and insurance reasons.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the work’s owner and gives control and organization over locating a work.</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Work transactions</w:t>
      </w:r>
      <w:r w:rsidDel="00000000" w:rsidR="00000000" w:rsidRPr="00000000">
        <w:rPr>
          <w:rtl w:val="0"/>
        </w:rPr>
      </w:r>
    </w:p>
    <w:tbl>
      <w:tblPr>
        <w:tblStyle w:val="Table35"/>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Type of Transaction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Detail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Buy and Sell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When one of the museums buys or sells a work, at any point of time it is necessary to be able to access this information for security, insurance, and accounting purposes. For this reason it is necessary to be able to query all instances of purchases or sales.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Loan and Borrow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All information for loans and borrowing can be accessed at any point and will be helpful for security and insurance purposes. All loans and works borrowed should be recorded to be able to easily query for how many loans are occurring.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Missing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when a work was first noticed to be missing is very helpful for many reasons relating to history about the work. In this case the owner of the work would not automatically change. It can be helpful to query a history of when items have gone missing for security purposes.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Donated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Useful in determining how a work came into possession of the museum if for example the donor should whether some day for their contribution to the museum. In the case of a donation the previous owner should be recorded with the same date the piece was given to the museum as the actual date the donor received the work may not be accessible.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Damaged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all points in time for which an item was noticed to be damaged and can help in determining what methods of organization of the works and other factors can contribute to the damaging of a work and possibly changes in insurance value of a work. It can be helpful to be able to query when a work was damaged for security purposes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Traveling Exhibits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Travelling exhibitions are temporal data for the same reason that exhibitions are temporal data, because a travelling exhibition by the same name can occur more than once and the dates attached to the primary key help to differentiate the travelling exhibitions.</w:t>
      </w:r>
      <w:r w:rsidDel="00000000" w:rsidR="00000000" w:rsidRPr="00000000">
        <w:rPr>
          <w:rtl w:val="0"/>
        </w:rPr>
      </w:r>
    </w:p>
    <w:p w:rsidR="00000000" w:rsidDel="00000000" w:rsidP="00000000" w:rsidRDefault="00000000" w:rsidRPr="00000000">
      <w:pPr>
        <w:spacing w:after="0" w:before="0" w:line="331"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Travelling destinations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Destinations are temporal data because the same destination can be travelled to within the same travelling exhibition, even on the same tour and the dates of arrival at these destinations need to differentiate them.</w:t>
      </w:r>
      <w:r w:rsidDel="00000000" w:rsidR="00000000" w:rsidRPr="00000000">
        <w:rPr>
          <w:rtl w:val="0"/>
        </w:rPr>
      </w:r>
    </w:p>
    <w:p w:rsidR="00000000" w:rsidDel="00000000" w:rsidP="00000000" w:rsidRDefault="00000000" w:rsidRPr="00000000">
      <w:pPr>
        <w:spacing w:after="0" w:before="0" w:line="331"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commentRangeStart w:id="5"/>
      <w:r w:rsidDel="00000000" w:rsidR="00000000" w:rsidRPr="00000000">
        <w:rPr>
          <w:rFonts w:ascii="Times New Roman" w:cs="Times New Roman" w:eastAsia="Times New Roman" w:hAnsi="Times New Roman"/>
          <w:b w:val="0"/>
          <w:color w:val="000000"/>
          <w:sz w:val="22"/>
          <w:szCs w:val="22"/>
          <w:rtl w:val="0"/>
        </w:rPr>
        <w:t xml:space="preserve">Which tables are needed to add new temporal (improve design), why</w:t>
      </w:r>
      <w:r w:rsidDel="00000000" w:rsidR="00000000" w:rsidRPr="00000000">
        <w:rPr>
          <w:rtl w:val="0"/>
        </w:rPr>
      </w:r>
    </w:p>
    <w:p w:rsidR="00000000" w:rsidDel="00000000" w:rsidP="00000000" w:rsidRDefault="00000000" w:rsidRPr="00000000">
      <w:pPr>
        <w:numPr>
          <w:ilvl w:val="0"/>
          <w:numId w:val="12"/>
        </w:numPr>
        <w:spacing w:after="0" w:before="0" w:line="331"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the WorkLocations table</w:t>
      </w:r>
    </w:p>
    <w:p w:rsidR="00000000" w:rsidDel="00000000" w:rsidP="00000000" w:rsidRDefault="00000000" w:rsidRPr="00000000">
      <w:pPr>
        <w:numPr>
          <w:ilvl w:val="1"/>
          <w:numId w:val="12"/>
        </w:numPr>
        <w:spacing w:after="0" w:before="0" w:line="331" w:lineRule="auto"/>
        <w:ind w:left="144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We need to add a </w:t>
      </w: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Fonts w:ascii="Times New Roman" w:cs="Times New Roman" w:eastAsia="Times New Roman" w:hAnsi="Times New Roman"/>
          <w:b w:val="0"/>
          <w:color w:val="000000"/>
          <w:sz w:val="22"/>
          <w:szCs w:val="22"/>
          <w:rtl w:val="0"/>
        </w:rPr>
        <w:t xml:space="preserve"> (i.e. time) to the moving in date and moving out dates. This will allow our database not to not only record a more accurate time for when an item is inserted in a location or moved out of it.</w:t>
      </w:r>
    </w:p>
    <w:p w:rsidR="00000000" w:rsidDel="00000000" w:rsidP="00000000" w:rsidRDefault="00000000" w:rsidRPr="00000000">
      <w:pPr>
        <w:numPr>
          <w:ilvl w:val="1"/>
          <w:numId w:val="12"/>
        </w:numPr>
        <w:spacing w:after="0" w:before="0" w:line="331" w:lineRule="auto"/>
        <w:ind w:left="144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A detailed date-time works location history is important for museum administrators and insurance companies for the purpose of tracking the location of an item minute by minute</w:t>
      </w:r>
    </w:p>
    <w:p w:rsidR="00000000" w:rsidDel="00000000" w:rsidP="00000000" w:rsidRDefault="00000000" w:rsidRPr="00000000">
      <w:pPr>
        <w:numPr>
          <w:ilvl w:val="0"/>
          <w:numId w:val="12"/>
        </w:numPr>
        <w:spacing w:after="0" w:before="0" w:line="331"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the Exhibitions</w:t>
      </w:r>
      <w:r w:rsidDel="00000000" w:rsidR="00000000" w:rsidRPr="00000000">
        <w:rPr>
          <w:rFonts w:ascii="Times New Roman" w:cs="Times New Roman" w:eastAsia="Times New Roman" w:hAnsi="Times New Roman"/>
          <w:b w:val="0"/>
          <w:color w:val="000000"/>
          <w:sz w:val="22"/>
          <w:szCs w:val="22"/>
          <w:highlight w:val="white"/>
          <w:rtl w:val="0"/>
        </w:rPr>
        <w:t xml:space="preserve"> table w</w:t>
      </w:r>
      <w:r w:rsidDel="00000000" w:rsidR="00000000" w:rsidRPr="00000000">
        <w:rPr>
          <w:rFonts w:ascii="Times New Roman" w:cs="Times New Roman" w:eastAsia="Times New Roman" w:hAnsi="Times New Roman"/>
          <w:b w:val="0"/>
          <w:color w:val="000000"/>
          <w:sz w:val="22"/>
          <w:szCs w:val="22"/>
          <w:rtl w:val="0"/>
        </w:rPr>
        <w:t xml:space="preserve">e need to add temporal information about the time an exhibition starts and time it ends. This temporal data is helpful for the museum visitors to know what times they can expect to visit the exhibitions and what times it closes.  </w:t>
      </w:r>
    </w:p>
    <w:p w:rsidR="00000000" w:rsidDel="00000000" w:rsidP="00000000" w:rsidRDefault="00000000" w:rsidRPr="00000000">
      <w:pPr>
        <w:numPr>
          <w:ilvl w:val="0"/>
          <w:numId w:val="12"/>
        </w:numPr>
        <w:spacing w:after="0" w:before="0" w:line="331"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the ExhibitionWorks table we need to to add time</w:t>
      </w:r>
      <w:commentRangeEnd w:id="5"/>
      <w:r w:rsidDel="00000000" w:rsidR="00000000" w:rsidRPr="00000000">
        <w:commentReference w:id="5"/>
      </w:r>
      <w:r w:rsidDel="00000000" w:rsidR="00000000" w:rsidRPr="00000000">
        <w:rPr>
          <w:rFonts w:ascii="Times New Roman" w:cs="Times New Roman" w:eastAsia="Times New Roman" w:hAnsi="Times New Roman"/>
          <w:b w:val="0"/>
          <w:color w:val="000000"/>
          <w:sz w:val="22"/>
          <w:szCs w:val="22"/>
          <w:rtl w:val="0"/>
        </w:rPr>
        <w:t xml:space="preserve"> to the attributes containing date.</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3dy6vkm" w:id="6"/>
      <w:bookmarkEnd w:id="6"/>
      <w:commentRangeStart w:id="6"/>
      <w:r w:rsidDel="00000000" w:rsidR="00000000" w:rsidRPr="00000000">
        <w:rPr>
          <w:b w:val="1"/>
          <w:i w:val="0"/>
          <w:color w:val="000000"/>
          <w:rtl w:val="0"/>
        </w:rPr>
        <w:t xml:space="preserve">Views</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There are a number of benefits to implementing views in this database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A view could hide complexity</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Which means if we need to query multiple tables or perform complex logic or calculations to get a result we can simply code the logic into a </w:t>
      </w:r>
      <w:r w:rsidDel="00000000" w:rsidR="00000000" w:rsidRPr="00000000">
        <w:rPr>
          <w:rFonts w:ascii="Times New Roman" w:cs="Times New Roman" w:eastAsia="Times New Roman" w:hAnsi="Times New Roman"/>
          <w:b w:val="0"/>
          <w:color w:val="000000"/>
          <w:sz w:val="22"/>
          <w:szCs w:val="22"/>
          <w:highlight w:val="white"/>
          <w:rtl w:val="0"/>
        </w:rPr>
        <w:t xml:space="preserve">view.</w:t>
      </w:r>
      <w:r w:rsidDel="00000000" w:rsidR="00000000" w:rsidRPr="00000000">
        <w:rPr>
          <w:rFonts w:ascii="Times New Roman" w:cs="Times New Roman" w:eastAsia="Times New Roman" w:hAnsi="Times New Roman"/>
          <w:b w:val="0"/>
          <w:color w:val="000000"/>
          <w:sz w:val="22"/>
          <w:szCs w:val="22"/>
          <w:rtl w:val="0"/>
        </w:rPr>
        <w:t xml:space="preserve"> Views can also improve the security of a database by limiting access to certain information depending on the responsibilities and privileges each person has pertaining to the database.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Views can perform a task</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Listed below are a number of task views of database can have.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Task views</w:t>
      </w: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of all publicly available data on all works in each exhibition sorted by the exhibition and by the name of the work </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of works sorted by when they are available for use in a new exhibition, by classification, and by the name of the work</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of the amount of additional works that could be added to each exhibition based on the unused capacity of the galleries that they are currently in. This listing should just have the amount of additional works that could be added and the name of the exhibit,</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all current and future exhibitions including the name of the exhibition, the dates it is happening (starting and ending dates), the maximum recommended capacity of the locations it is using, and amounts of works planned for it </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the different locations that a given work was/is/will be in between two dates</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all the exhibitions that make use of a location between two dates</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And save those into view for further usage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list of views which can be used by different roles of people accessing the database which can create better security for the database.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View could be used as security mechanism</w:t>
      </w:r>
      <w:r w:rsidDel="00000000" w:rsidR="00000000" w:rsidRPr="00000000">
        <w:rPr>
          <w:rtl w:val="0"/>
        </w:rPr>
      </w:r>
    </w:p>
    <w:p w:rsidR="00000000" w:rsidDel="00000000" w:rsidP="00000000" w:rsidRDefault="00000000" w:rsidRPr="00000000">
      <w:pPr>
        <w:spacing w:after="0" w:before="0" w:line="360"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by allowing users to access data through the view, without granting the user permission </w:t>
      </w:r>
      <w:r w:rsidDel="00000000" w:rsidR="00000000" w:rsidRPr="00000000">
        <w:rPr>
          <w:rFonts w:ascii="Times New Roman" w:cs="Times New Roman" w:eastAsia="Times New Roman" w:hAnsi="Times New Roman"/>
          <w:b w:val="0"/>
          <w:color w:val="000000"/>
          <w:sz w:val="22"/>
          <w:szCs w:val="22"/>
          <w:highlight w:val="white"/>
          <w:rtl w:val="0"/>
        </w:rPr>
        <w:t xml:space="preserve">to directly access the underlying tables or information the user does not need</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5731200" cy="5486400"/>
            <wp:effectExtent b="0" l="0" r="0" t="0"/>
            <wp:docPr id="24"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0"/>
          <w:color w:val="000000"/>
          <w:sz w:val="22"/>
          <w:szCs w:val="22"/>
          <w:rtl w:val="0"/>
        </w:rPr>
        <w:t xml:space="preserve">( Figure 4 )</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The merged museum database is used by different people with different responsibilities and privileges relating to it. People are able to view different information from the database depending on their role. Roles people may have pertaining to the database can be employee roles such a patron, IT, security, or building maintenance or roles of an outsider such as a visitor and sponsor of the travelling museum. Each person does not require access to all information and some information can be dangerous to freely give out, such as allowing a visitor to view insurance values of a piece of work. Below is a description of roles and what this person may access pertaining to the database as shown in figure 4..</w:t>
      </w:r>
      <w:r w:rsidDel="00000000" w:rsidR="00000000" w:rsidRPr="00000000">
        <w:rPr>
          <w:rtl w:val="0"/>
        </w:rPr>
      </w:r>
    </w:p>
    <w:tbl>
      <w:tblPr>
        <w:tblStyle w:val="Table36"/>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6"/>
        <w:gridCol w:w="2385"/>
        <w:gridCol w:w="2279"/>
        <w:gridCol w:w="2279"/>
        <w:tblGridChange w:id="0">
          <w:tblGrid>
            <w:gridCol w:w="2086"/>
            <w:gridCol w:w="238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 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View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View Detail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Patron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 manager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PatronView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patron is the museum manager and has privileges of accessing all information from the database containing information of all 5 partner museums. The patron will not want to however, deal with the underlying tables.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a representative of the IT Department which maintains things like the museum website or app,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ITView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need access to all parts of the database for the develop of software such as the website of the museum, developing applications and managing the database itself.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Security/Guard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Is a representative of the security department who are responsible for safety in the museum and items which belong to the museum.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SecurityView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 are restricted to viewing information on locations, exhibitions, items, and visitors including travelling exhibitions in order to maintain safety and to have the ability to access and provide information in the case of an unfortunate incident.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Building 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Is representative of the maintenance department and may not be an employee of the museum, but should still have access to information about the location and doors to perform 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BuildingMaintenance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building maintenance are restricted to accessing and editing information on the locations and doors because they only need to perform maintenance on the physical structures of the building itself.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Are representatives of a group people who visit the museum or should not be able to edit or create information but should be able to view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VisitorView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Visitors are people who visit the museum, and view online sources such as a website or museum app which access the database. These people have limited authority and cannot edit or create information but are able to view information on pieces of work, exhibition, and locations of the museums with the exception of private information like the insurance value of a work and current and upcoming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a representative of a group people who sponsor or support our museum by sponsoring one or more traveling exhibition (s)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Sponsors support the partner museums by sponsoring travelling exhibitions. These people therefore can have access to information relating to the travelling exhibitions and also pieces of work in case they want further input on what works are involved in a travelling exhibition.</w:t>
            </w:r>
            <w:r w:rsidDel="00000000" w:rsidR="00000000" w:rsidRPr="00000000">
              <w:rPr>
                <w:rtl w:val="0"/>
              </w:rPr>
            </w:r>
          </w:p>
        </w:tc>
      </w:tr>
    </w:tbl>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1t3h5sf" w:id="7"/>
      <w:bookmarkEnd w:id="7"/>
      <w:r w:rsidDel="00000000" w:rsidR="00000000" w:rsidRPr="00000000">
        <w:rPr>
          <w:b w:val="1"/>
          <w:i w:val="0"/>
          <w:color w:val="000000"/>
          <w:rtl w:val="0"/>
        </w:rPr>
        <w:t xml:space="preserve">Future Consideration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Thinking of database design can be a heavy subject, and the goal of the team database is for the database to be efficient and scalable.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Indexes can be created for frequently used queries on big tables, which will improve the speed of data retrieval operations.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Arial" w:cs="Arial" w:eastAsia="Arial" w:hAnsi="Arial"/>
          <w:b w:val="1"/>
          <w:color w:val="000000"/>
          <w:sz w:val="40"/>
          <w:szCs w:val="40"/>
          <w:rtl w:val="0"/>
        </w:rPr>
        <w:t xml:space="preserve">Individual Reports</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Database Migration Report- Richard Granger: Canadian Museum of Science And Technology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is a report on how I plan to adjust my database to fit the new amalgamated museum database design that our group has developed.  As my database stood prior to the group project, it contained 12 tables, as evidenced here: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0" distT="0" distL="0" distR="0">
            <wp:extent cx="4591050" cy="2219325"/>
            <wp:effectExtent b="0" l="0" r="0" t="0"/>
            <wp:docPr descr="tableslist.png" id="28" name="image56.png"/>
            <a:graphic>
              <a:graphicData uri="http://schemas.openxmlformats.org/drawingml/2006/picture">
                <pic:pic>
                  <pic:nvPicPr>
                    <pic:cNvPr descr="tableslist.png" id="0" name="image56.png"/>
                    <pic:cNvPicPr preferRelativeResize="0"/>
                  </pic:nvPicPr>
                  <pic:blipFill>
                    <a:blip r:embed="rId56"/>
                    <a:srcRect b="0" l="0" r="0" t="0"/>
                    <a:stretch>
                      <a:fillRect/>
                    </a:stretch>
                  </pic:blipFill>
                  <pic:spPr>
                    <a:xfrm>
                      <a:off x="0" y="0"/>
                      <a:ext cx="4591050" cy="22193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In this report I will examine the structure of each of the tables in my current database, and will explain how I intend to migrate the data into the new database design.  In the last section I will also explain my tests table by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 tblcostplan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original structure of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219450" cy="704850"/>
            <wp:effectExtent b="0" l="0" r="0" t="0"/>
            <wp:docPr id="26"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3219450" cy="7048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was designed for storing alternate options for calculating distruption costs in regard to planning exhibits.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Future Plans: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I designed this table for the bonus part of assignment 3, and since it does not contain any useful data, the table will remain part of the legacy database and no information will be carried forward to the new system.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Testing: No testing is required since no data is being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2: tbldistruption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original structure of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181350" cy="657225"/>
            <wp:effectExtent b="0" l="0" r="0" t="0"/>
            <wp:docPr id="27" name="image55.png"/>
            <a:graphic>
              <a:graphicData uri="http://schemas.openxmlformats.org/drawingml/2006/picture">
                <pic:pic>
                  <pic:nvPicPr>
                    <pic:cNvPr id="0" name="image55.png"/>
                    <pic:cNvPicPr preferRelativeResize="0"/>
                  </pic:nvPicPr>
                  <pic:blipFill>
                    <a:blip r:embed="rId58"/>
                    <a:srcRect b="0" l="0" r="0" t="0"/>
                    <a:stretch>
                      <a:fillRect/>
                    </a:stretch>
                  </pic:blipFill>
                  <pic:spPr>
                    <a:xfrm>
                      <a:off x="0" y="0"/>
                      <a:ext cx="3181350" cy="6572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was designed for storing the cost of each action with regard to stopping or postponing exhibitions with regards to the planning of disruption costs of new exhibitions.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Future Plans: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was designed for the bonus section of assignment 3, and since it does not contain any useful data, will not be moved forward to the new database.  All data in this table will remain in the old database exclusively.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Testing: No testing is required since no data is being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3: tblExhibits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original structure for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219450" cy="1019175"/>
            <wp:effectExtent b="0" l="0" r="0" t="0"/>
            <wp:docPr id="29"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3219450" cy="10191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designed to hold the information related to the exhibitions that my museum had, whether they were showcased within the museum or abroad as a travelling exhibition.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This table will primarily be moved to the exhibitions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Exhexhibitname- this attribute is the name of the exhibit, and so we can simply move over this field into the new exh-ExhibitName attribute of the unified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Exhdescription- this attribute is the description of the exhibit and can be simply moved over to exh-ExhibitDescription.  They are the same datatype and should have no trouble moving with the names.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exhStartDate- this attribute is the starting date of the exhibit and can also be moved forward to exh-ExhibitStartDate. They are similiar datatypes so transferring them should be easy.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Exhenddate- this attribute is the end date of an exhibit, and it shares the similar data type, so it can easily be transferred to the exh-ExhibitEndDate field in the new database structure.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this migration, we will produce a report of the old tblExhibits and the new Exhibits table.  Their structures are almost identical so an examination of the two tables will show whether the data transferred successfully.  We simply create a report of both tables and the data of the two tables will be exactly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4: tblExhibitsLocations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was the original structure for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552825" cy="914400"/>
            <wp:effectExtent b="0" l="0" r="0" t="0"/>
            <wp:docPr id="30"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3552825" cy="914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Purpose: This table stored the locations of the exhibits that my museum displayed, including the locations of travelling exhibitions.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will be moved to the Exhibitions_Locations table in the unified database, with the elo-MuseumLocation, and elo-MuseumName which did not exist in my own database, will be added to the new table manually by referencing the new Museums table.  As for the attributes in my current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elexhibitname-This is the name of the exhibition and can simply be moved over to the new table easily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ellocationname-This is the name of the location that the exhibit was at that location.  This can simply moved manually to the new table, as the names of the locations are still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Elstartdate, elenddate- This two attributes can simply be moved to the new table, but since it is a timestamp instead of a date, the time may need to be adjusted to ensure that no data is simply created.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Testing: To ensure that this data has been moved forward successfully, we can create a report of the table from the old database, and a table from the new database with specific examples of the locations.  Since the data is the same, the extra data about the museums will have to be included in the report due to the new attributes in the unified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5: tblHistory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design of this table in my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805238" cy="925383"/>
            <wp:effectExtent b="0" l="0" r="0" t="0"/>
            <wp:docPr id="31" name="image59.png"/>
            <a:graphic>
              <a:graphicData uri="http://schemas.openxmlformats.org/drawingml/2006/picture">
                <pic:pic>
                  <pic:nvPicPr>
                    <pic:cNvPr id="0" name="image59.png"/>
                    <pic:cNvPicPr preferRelativeResize="0"/>
                  </pic:nvPicPr>
                  <pic:blipFill>
                    <a:blip r:embed="rId61"/>
                    <a:srcRect b="0" l="0" r="0" t="0"/>
                    <a:stretch>
                      <a:fillRect/>
                    </a:stretch>
                  </pic:blipFill>
                  <pic:spPr>
                    <a:xfrm>
                      <a:off x="0" y="0"/>
                      <a:ext cx="3805238" cy="92538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 </w:t>
      </w:r>
      <w:r w:rsidDel="00000000" w:rsidR="00000000" w:rsidRPr="00000000">
        <w:rPr>
          <w:rFonts w:ascii="Arial" w:cs="Arial" w:eastAsia="Arial" w:hAnsi="Arial"/>
          <w:b w:val="0"/>
          <w:color w:val="000000"/>
          <w:sz w:val="22"/>
          <w:szCs w:val="22"/>
          <w:rtl w:val="0"/>
        </w:rPr>
        <w:t xml:space="preserve">This table was intended to store the historical locations of the works.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will primarily be moved to the Works_Locations of the unified database.  The DatabaseEntryLocation and DatabaseEntryAddress will have to be added manually here since they did not exist in our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Hisalphadesig, hisnumdesig- these two identifiers of the primary key of a work can simply transferred over to the Works_Locations table of the new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hisStartDate, hisEndDate- These can be moved over to the wol-WorkArrivalTime, and wol-WorkDepartureTime, but like the others, the new attribute is a timestamp so the times may need to be adjusted as necessary.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hisLocation- Our museum used a character identifier for locations, so this data will have to be substituted by hand with the actual location name from the locations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All other attributes that exist in the new database design will be added from their foreign tables since they are data that are added elsewhere.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this we will create a report that will generate the information of specific works locations in both the original and new tables.  The transferred data must match.</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6: tblLoanInfo</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design of this table in my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in my original database stored the loan info of works and when and who they were loaned to.</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28575</wp:posOffset>
            </wp:positionV>
            <wp:extent cx="5210175" cy="1857375"/>
            <wp:effectExtent b="0" l="0" r="0" t="0"/>
            <wp:wrapTopAndBottom distB="114300" distT="114300"/>
            <wp:docPr id="11"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5210175" cy="1857375"/>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Lialphadesig, linumdesig-these will already be in the works table of the new database, so they will not be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Liaddress, liphoneno- this are not used as part of the new database, so they will remain in the original database but they will not move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other data will remain in the old database, but will be moved to other tables as necessary.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Tests</w:t>
      </w:r>
      <w:r w:rsidDel="00000000" w:rsidR="00000000" w:rsidRPr="00000000">
        <w:rPr>
          <w:rFonts w:ascii="Arial" w:cs="Arial" w:eastAsia="Arial" w:hAnsi="Arial"/>
          <w:b w:val="0"/>
          <w:color w:val="000000"/>
          <w:sz w:val="22"/>
          <w:szCs w:val="22"/>
          <w:rtl w:val="0"/>
        </w:rPr>
        <w:t xml:space="preserve">: We will produce a report that queries the proper tables to get the information on works where the wor-DatabaseEntryLocation is our museum, and compare the results of that report to the results of a report of the loans from the old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7: tblLocation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was the structure of the locations table within the database of our museum:</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209550</wp:posOffset>
            </wp:positionV>
            <wp:extent cx="3695700" cy="1714500"/>
            <wp:effectExtent b="0" l="0" r="0" t="0"/>
            <wp:wrapSquare wrapText="bothSides" distB="114300" distT="114300" distL="114300" distR="114300"/>
            <wp:docPr id="6"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3695700" cy="171450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 </w:t>
      </w:r>
      <w:r w:rsidDel="00000000" w:rsidR="00000000" w:rsidRPr="00000000">
        <w:rPr>
          <w:rFonts w:ascii="Arial" w:cs="Arial" w:eastAsia="Arial" w:hAnsi="Arial"/>
          <w:b w:val="0"/>
          <w:color w:val="000000"/>
          <w:sz w:val="22"/>
          <w:szCs w:val="22"/>
          <w:rtl w:val="0"/>
        </w:rPr>
        <w:t xml:space="preserve">This table in our database stored the information on locations both within our museum and locations that were visited by.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Loclocationname, locsuggestedsizemin, locsuggestedsizeman, locdimensionwidth, and locdimension length can easily be moved to the new Locations table, with additional manual input of data where necessary, such as for the museum name.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locations within this table that are not in our museum, we have agreed to move all appropriate data to the Travelling_Destinations table of the new database.  This will have to be done by manually going over the table and moving the proper location to the proper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Testing this migration will be a tad more complex, but it will consist of two different tests, we will produce reports of the appropriate locations from both the communal database Locations table, and the Travelling_Destinations table.  We will then compare the transferred data to the data in the original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8: tblmedia</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were the attributes contained in this table in our museum’s database: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209550</wp:posOffset>
            </wp:positionV>
            <wp:extent cx="3200400" cy="923925"/>
            <wp:effectExtent b="0" l="0" r="0" t="0"/>
            <wp:wrapSquare wrapText="bothSides" distB="114300" distT="114300" distL="114300" distR="114300"/>
            <wp:docPr id="4"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3200400" cy="923925"/>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 </w:t>
      </w:r>
      <w:r w:rsidDel="00000000" w:rsidR="00000000" w:rsidRPr="00000000">
        <w:rPr>
          <w:rFonts w:ascii="Arial" w:cs="Arial" w:eastAsia="Arial" w:hAnsi="Arial"/>
          <w:b w:val="0"/>
          <w:color w:val="000000"/>
          <w:sz w:val="22"/>
          <w:szCs w:val="22"/>
          <w:rtl w:val="0"/>
        </w:rPr>
        <w:t xml:space="preserve">This table stored the medium that the works in the museum were made out of, basically the same function as the Work_Mediums table in the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Fonts w:ascii="Arial" w:cs="Arial" w:eastAsia="Arial" w:hAnsi="Arial"/>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Medalphadesig, mednumdesig, medmaterial all correspond to wme-WorkCharID, wme-WorkNumID, and wme-WorkMedium in the Work_Medium table.  The additional fields in the new table will be filled in manually with the proper data as necessary, such as museum location and museum address.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This will consist of creating a report that will pull the identifier of a work and the name of the material that the work is made of.  We can then compare the two reports and if they are the same we know that the transfer was conducted successfully.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9: tblpaths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were the attributes contained in this table of our museum’s database: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-38098</wp:posOffset>
            </wp:positionH>
            <wp:positionV relativeFrom="paragraph">
              <wp:posOffset>180975</wp:posOffset>
            </wp:positionV>
            <wp:extent cx="3352800" cy="704850"/>
            <wp:effectExtent b="0" l="0" r="0" t="0"/>
            <wp:wrapSquare wrapText="bothSides" distB="114300" distT="114300" distL="114300" distR="114300"/>
            <wp:docPr id="18"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3352800" cy="70485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responsible for storing the information about the connections that existed between rooms in our own museum.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Patpathdesignation was a numerary indicator of path, it was redundant data and since it is not used and also redundant there is no need for it to be carried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Patlocationorigin and patlocationend correspond to lcn-LocationNameOrigin and lcn-LocationNameEnd of the Doors table and thus can be moved forward by manually referring to the actual names of the locations.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the successful transfer of data, we will produce a report by querying the new database for the doors that correspond to our museum.  We will then cross-reference that information with our original data to ensure that everything transferred successfully.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10: tblworks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was the design for the works table in our museum: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867150" cy="2714625"/>
            <wp:effectExtent b="0" l="0" r="0" t="0"/>
            <wp:docPr id="32"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3867150" cy="27146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contained the data on the museums works, as well as other various data about them.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Woralphadesig, wornumdesig- these attributes will be the wor-CharID, and wor-NumID in the new works table in the unified database. Same data type so simply moving them over should not be a problem.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Wor-itemname, wordescription- these can be moved as well to the Works table as wor-WorkName and wor-WorkDescription, a simple copy-over and they will move without issue.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Wortype, worsubtype- these classified the types and subtypes of my works, but the unified database has a new unified system of categories, so these attributes will not be moved forward and instead I will have to reclassify every work manually.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Worauthor, worcreationdate-these can be moved to the Works table as the attributes wor-WorkCreator and wor-CreationDate.  The datatype of the date is different so the dates may need to be adjusted manually to ensure that there is no loss of data</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Worinsurevalue-this will be moved manually to the Works_Insurance table and placed with the appropriate dates into the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worLocation-This was old data that was made redundant by the history table in our database, so there is no need to move it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worowner-This data will have to be manually moved to the Owners table and the dates looked up and put in the right place.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worelectric-This attribute was the custom one produced for assignment 3, and it has been amalgamated into the physical properties of the new database structure.  The works that had it will have to be manually adjusted, but none of this data needs to be carried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Worpurchaseprice, worselldate, worsellprice-The worselldate will be added as a change in ownership in the Works_Owners table.  Worselldate will be used as a basis, and I will adjust any data as necessary.  Worsellprice is not included in the new database and will not be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the successful transfer of data the following must be done: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-Create a report on the three works that my museum has sold from the WorksOwners table and compare that to worselldate from the old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-Create a report on the works that feature electric in their property and make sure that they line up with the works that have the electric attribute in the old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-Query the Works_Owners table and the works table to ensure that the works and their owners current and previous line up properly and the data is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-Query the works_insurance table and the Works table and do the same to the old tblworks and compare the two results to ensure that they are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11: tblworksexhibitions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is the structure of the table in our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333750" cy="1285875"/>
            <wp:effectExtent b="0" l="0" r="0" t="0"/>
            <wp:docPr id="8"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3333750" cy="12858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responsible for storing the information on the works that belonged to each exhibit.</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Wealphadesig, wenumdesig-This data will already exist in the works table so there is no need to retransfer it again as it would just cause errors.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Weexhibitname, weexhibitstartdate, weexhibitenddate- These attributes will have already been transferred (already exist in the exhibits table) so I can rebuild the data here in the new database within the references by using the proper manual insert statements.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Once we have rebuilt the exhibits and works together in the new table, we will create a report and compare the items of the first exhibition that our museum had, and create the same report in the original database and compare the two reports.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12: tblworkslocations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design of this table in my database was as followed</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266700</wp:posOffset>
            </wp:positionV>
            <wp:extent cx="3505200" cy="933450"/>
            <wp:effectExtent b="0" l="0" r="0" t="0"/>
            <wp:wrapSquare wrapText="bothSides" distB="114300" distT="114300" distL="114300" distR="114300"/>
            <wp:docPr id="7"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3505200" cy="93345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originally designed to replace the tblhistory table, but was not fully implemented, and thus contains no useful data of any kind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Fonts w:ascii="Arial" w:cs="Arial" w:eastAsia="Arial" w:hAnsi="Arial"/>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No changes need to be made as the table is functionally similar to tblhistory and it contains no data.  Nothing needs to be carried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Nothing was moved so nothing needs to be tested.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Additional Notes: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-In the museums table I will manually add the data for our museums.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-Each change to a work, throughout all the tables will have to be added manually to the works_transactions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pStyle w:val="Title"/>
        <w:spacing w:line="331" w:lineRule="auto"/>
        <w:contextualSpacing w:val="0"/>
        <w:jc w:val="center"/>
      </w:pPr>
      <w:bookmarkStart w:colFirst="0" w:colLast="0" w:name="_4d34og8" w:id="8"/>
      <w:bookmarkEnd w:id="8"/>
      <w:r w:rsidDel="00000000" w:rsidR="00000000" w:rsidRPr="00000000">
        <w:rPr>
          <w:rtl w:val="0"/>
        </w:rPr>
        <w:t xml:space="preserve">Team 8 Individual Report</w:t>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pStyle w:val="Heading2"/>
        <w:spacing w:line="331" w:lineRule="auto"/>
        <w:contextualSpacing w:val="0"/>
        <w:jc w:val="center"/>
      </w:pPr>
      <w:bookmarkStart w:colFirst="0" w:colLast="0" w:name="_2s8eyo1" w:id="9"/>
      <w:bookmarkEnd w:id="9"/>
      <w:r w:rsidDel="00000000" w:rsidR="00000000" w:rsidRPr="00000000">
        <w:rPr>
          <w:rtl w:val="0"/>
        </w:rPr>
        <w:t xml:space="preserve">Name: Zang, JiaWei</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pStyle w:val="Heading2"/>
        <w:spacing w:line="331" w:lineRule="auto"/>
        <w:contextualSpacing w:val="0"/>
        <w:jc w:val="center"/>
      </w:pPr>
      <w:bookmarkStart w:colFirst="0" w:colLast="0" w:name="_17dp8vu" w:id="10"/>
      <w:bookmarkEnd w:id="10"/>
      <w:r w:rsidDel="00000000" w:rsidR="00000000" w:rsidRPr="00000000">
        <w:rPr>
          <w:rtl w:val="0"/>
        </w:rPr>
        <w:t xml:space="preserve">NSID: 11148860</w:t>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Team Database Structure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drawing>
          <wp:inline distB="114300" distT="114300" distL="114300" distR="114300">
            <wp:extent cx="5731200" cy="3695700"/>
            <wp:effectExtent b="0" l="0" r="0" t="0"/>
            <wp:docPr id="9"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My Database Structure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drawing>
          <wp:inline distB="114300" distT="114300" distL="114300" distR="114300">
            <wp:extent cx="5731200" cy="4419600"/>
            <wp:effectExtent b="0" l="0" r="0" t="0"/>
            <wp:docPr id="10" name="image38.jpg"/>
            <a:graphic>
              <a:graphicData uri="http://schemas.openxmlformats.org/drawingml/2006/picture">
                <pic:pic>
                  <pic:nvPicPr>
                    <pic:cNvPr id="0" name="image38.jpg"/>
                    <pic:cNvPicPr preferRelativeResize="0"/>
                  </pic:nvPicPr>
                  <pic:blipFill>
                    <a:blip r:embed="rId70"/>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331" w:lineRule="auto"/>
        <w:contextualSpacing w:val="0"/>
      </w:pPr>
      <w:bookmarkStart w:colFirst="0" w:colLast="0" w:name="_3rdcrjn" w:id="11"/>
      <w:bookmarkEnd w:id="11"/>
      <w:r w:rsidDel="00000000" w:rsidR="00000000" w:rsidRPr="00000000">
        <w:rPr>
          <w:sz w:val="20"/>
          <w:szCs w:val="20"/>
          <w:rtl w:val="0"/>
        </w:rPr>
        <w:t xml:space="preserve">Difference between database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Core functionalities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Works </w:t>
      </w:r>
      <w:r w:rsidDel="00000000" w:rsidR="00000000" w:rsidRPr="00000000">
        <w:rPr>
          <w:rtl w:val="0"/>
        </w:rPr>
      </w:r>
    </w:p>
    <w:tbl>
      <w:tblPr>
        <w:tblStyle w:val="Table3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from query museum information,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from my information and check does it have database entry location which is same with my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from this table and check does it have database entry location which is same with my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wor-PhysicalProperty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change my type fit into the physical property 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standard.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It should be painting or sculpture.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change my type fit into the 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classifications standard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wor-DateCreated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wor-InsuranceValue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my data, I need to check the loanwork table which the table contain all the loan works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Check this out the loanable items are all in the loanwork table in my original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or wrong value in the query result, make sure they are all there, and make sure they are all valid by evaluating the result. </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WorkMediums</w:t>
      </w:r>
      <w:r w:rsidDel="00000000" w:rsidR="00000000" w:rsidRPr="00000000">
        <w:rPr>
          <w:rtl w:val="0"/>
        </w:rPr>
      </w:r>
    </w:p>
    <w:tbl>
      <w:tblPr>
        <w:tblStyle w:val="Table3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wme-WorkCharID references Works (WorkCharID)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wme-WorkNumID references Works (WorkNumID)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wme-WorkDatabaseEntryLocation references Works (DatabaseEntryLocation)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to check this table have item with char and number have same name with my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to check this table have item with char and number have save with my museum address </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WorkThemes</w:t>
      </w:r>
      <w:r w:rsidDel="00000000" w:rsidR="00000000" w:rsidRPr="00000000">
        <w:rPr>
          <w:rtl w:val="0"/>
        </w:rPr>
      </w:r>
    </w:p>
    <w:tbl>
      <w:tblPr>
        <w:tblStyle w:val="Table3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wth-WorkCharID references Works (WorkCharID)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wth-WorkNumID references Works (WorkNumID)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wth-WorkDatabaseEntryLocation references Works (DatabaseEntryLocation)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date to check this table have item which are belong to me with char and number have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belong to me with char and number have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wth-Theme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copy what I have in works table and insert into this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item belonged to me, and make sure that my original themes are changed into standard theme.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WorkLocations</w:t>
      </w:r>
      <w:r w:rsidDel="00000000" w:rsidR="00000000" w:rsidRPr="00000000">
        <w:rPr>
          <w:rtl w:val="0"/>
        </w:rPr>
      </w:r>
    </w:p>
    <w:tbl>
      <w:tblPr>
        <w:tblStyle w:val="Table40"/>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won-WorkCharID references Works (WorkCharID)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wol-WorkDepartureTime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won-WorkNumID references Works (WorkNumID)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won-WorkDatabaseEntryLocation references Works (WorkDatabaseEntryLocation)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are belong to me with char and number have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belong to me with char and number have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wol-WorkArrivalTime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ExhibitionWorks</w:t>
      </w:r>
      <w:r w:rsidDel="00000000" w:rsidR="00000000" w:rsidRPr="00000000">
        <w:rPr>
          <w:rtl w:val="0"/>
        </w:rPr>
      </w:r>
    </w:p>
    <w:tbl>
      <w:tblPr>
        <w:tblStyle w:val="Table41"/>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exw-ExhibitName references Exhibitions (ExhibitName)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exw-MuseumName references 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exw-Museumlocation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exw-ExhibitStartDate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exw-WorkCharID references Works (WorkCharID)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exw-WorkNumID references Works (WorkNumID)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exw-WorkDatabaseEntryLocation references Works (DatabaseEntryLocation)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are belong to me with char and number have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exw-DatabaseEntryLocationAddress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belong to me with char and number have museum address </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Museums</w:t>
      </w:r>
      <w:r w:rsidDel="00000000" w:rsidR="00000000" w:rsidRPr="00000000">
        <w:rPr>
          <w:rtl w:val="0"/>
        </w:rPr>
      </w:r>
    </w:p>
    <w:tbl>
      <w:tblPr>
        <w:tblStyle w:val="Table42"/>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mus-phoneNumber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Locations</w:t>
      </w:r>
      <w:r w:rsidDel="00000000" w:rsidR="00000000" w:rsidRPr="00000000">
        <w:rPr>
          <w:rtl w:val="0"/>
        </w:rPr>
      </w:r>
    </w:p>
    <w:tbl>
      <w:tblPr>
        <w:tblStyle w:val="Table4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Door</w:t>
      </w:r>
      <w:r w:rsidDel="00000000" w:rsidR="00000000" w:rsidRPr="00000000">
        <w:rPr>
          <w:rtl w:val="0"/>
        </w:rPr>
      </w:r>
    </w:p>
    <w:tbl>
      <w:tblPr>
        <w:tblStyle w:val="Table44"/>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dor-LocationNameOrigin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dor-LocationNameEnd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dor-MuseumName references 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dor-Museumlocation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ExhibitionLocations</w:t>
      </w:r>
      <w:r w:rsidDel="00000000" w:rsidR="00000000" w:rsidRPr="00000000">
        <w:rPr>
          <w:rtl w:val="0"/>
        </w:rPr>
      </w:r>
    </w:p>
    <w:tbl>
      <w:tblPr>
        <w:tblStyle w:val="Table45"/>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elo-ExhibitName references Exhibitions (ExhibitName)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mean I need move the exhibition name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from my original database, and check the exhibition table check they are same in exhibition location table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elo-MuseumName references 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mean I need move the museum name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form the museum name table to check this is same with the new team database.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And query this and check this with query from my exhibition table to get the name and make sure they are same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elo-Museumlocation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which is mean I need move the museum location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form the museum location table to check this is same with the new team database in museumlocation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elo-ExhibitStartDate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which is mean I need move the start date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from the exhibition table with the same format in new team database, and check this is same with the query result from start date exhibition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elo-LocationName references Locations(LocationName)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which is mean I need move the location name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data which what are mine, and check this is same with the query the data which are in exhibition table.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w:t>
      </w:r>
      <w:r w:rsidDel="00000000" w:rsidR="00000000" w:rsidRPr="00000000">
        <w:rPr>
          <w:rtl w:val="0"/>
        </w:rPr>
      </w:r>
    </w:p>
    <w:tbl>
      <w:tblPr>
        <w:tblStyle w:val="Table46"/>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exh-ExhibitionName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exh-ExhibitStartDate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exh-ExhibitEndDate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Transactions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drawing>
          <wp:inline distB="114300" distT="114300" distL="114300" distR="114300">
            <wp:extent cx="5731200" cy="3898900"/>
            <wp:effectExtent b="0" l="0" r="0" t="0"/>
            <wp:docPr id="12"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Works </w:t>
      </w:r>
      <w:r w:rsidDel="00000000" w:rsidR="00000000" w:rsidRPr="00000000">
        <w:rPr>
          <w:rtl w:val="0"/>
        </w:rPr>
      </w:r>
    </w:p>
    <w:tbl>
      <w:tblPr>
        <w:tblStyle w:val="Table4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information from this information and check does it have database entry location which is my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information from this information and check does it have database entry location which is my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wor-PhysicalProperty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need change my type fit into the physical property 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standard.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It should be painting or sculpture.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need change my type fit into the 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classifications standard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wor-DateCreated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wor-InsuranceValue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my data, I need to check the loanwork table which the table contain all the loan works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Check this out the loanable items are all in the loanwork table in my original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WorkOwners</w:t>
      </w:r>
      <w:r w:rsidDel="00000000" w:rsidR="00000000" w:rsidRPr="00000000">
        <w:rPr>
          <w:rtl w:val="0"/>
        </w:rPr>
      </w:r>
    </w:p>
    <w:tbl>
      <w:tblPr>
        <w:tblStyle w:val="Table4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won-WorkCharID references Works (WorkCharID)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won-WorkNumID references Works (WorkNumID)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won-WorkDatabaseEntryLocation references Works (WorkDatabaseEntryLocation)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and check out the museum name information about the item, check out the is this my museum name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and check out the museum address information about the item, check out the is this my museum address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won-ownerName references Owners (ownerName)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Add new attribute change the institution name into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modification attributes and check out this is valid name.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won-ownerEmail references Owners (ownerEmail)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Create new data information about the 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which is new data that I originally don’t have this information, and make sure those are email address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won-OwnershipStartDate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Create new date into new table when I insert into this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which is new data, that I originally don’t have this information, and make sure those are start date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Owner</w:t>
      </w:r>
      <w:r w:rsidDel="00000000" w:rsidR="00000000" w:rsidRPr="00000000">
        <w:rPr>
          <w:rtl w:val="0"/>
        </w:rPr>
      </w:r>
    </w:p>
    <w:tbl>
      <w:tblPr>
        <w:tblStyle w:val="Table4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own-ownerName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but I save this owner information as institutions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change to valid name when we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owner result in works owner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own-ownerEmail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 save this owner information as institutions with name and 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create email information when I insert this data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owner result in works owner table.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WorkTransactions</w:t>
      </w:r>
      <w:r w:rsidDel="00000000" w:rsidR="00000000" w:rsidRPr="00000000">
        <w:rPr>
          <w:rtl w:val="0"/>
        </w:rPr>
      </w:r>
    </w:p>
    <w:tbl>
      <w:tblPr>
        <w:tblStyle w:val="Table50"/>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wtr-WorkCharID references Works (WorkCharID)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table to contain this information is in item condition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select this information from condition table and insert into transactions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form my item table and make sure those are my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wtr-WorkNumID references Works (WorkNumID)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table to contain this information is in item condition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select this information from condition table and insert into transactions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form my item table and make sure those are my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wtr-WorkDatabaseEntryLocation references Works (WorkDatabaseEntryLocation)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This table does not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mine in museum information table museum name is same value, and make sure thosesure those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wtr-DatabaseEntryLocationAddress references Works (DatabaseEntryLocationAddress)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This table does not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my museum table which called museum address is same value, and make sure  those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wtr-TransactionType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wtr-TransactionTime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 And this is in loan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query this from loantable to get the start date into this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make sure they are all same date with loan table in my original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has those but it attribute in item table, and item condition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query this from location item table and item condition which is borrowed items to get the end date of the borrow items end 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query the tblitemcondition table to find the borrowed items and find those item in location item table and find the end date to make sure those are the same.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pStyle w:val="Heading2"/>
        <w:spacing w:line="331" w:lineRule="auto"/>
        <w:contextualSpacing w:val="0"/>
      </w:pPr>
      <w:bookmarkStart w:colFirst="0" w:colLast="0" w:name="_26in1rg" w:id="12"/>
      <w:bookmarkEnd w:id="12"/>
      <w:r w:rsidDel="00000000" w:rsidR="00000000" w:rsidRPr="00000000">
        <w:rPr>
          <w:rtl w:val="0"/>
        </w:rPr>
      </w:r>
    </w:p>
    <w:p w:rsidR="00000000" w:rsidDel="00000000" w:rsidP="00000000" w:rsidRDefault="00000000" w:rsidRPr="00000000">
      <w:pPr>
        <w:pStyle w:val="Heading2"/>
        <w:spacing w:line="331" w:lineRule="auto"/>
        <w:contextualSpacing w:val="0"/>
      </w:pPr>
      <w:bookmarkStart w:colFirst="0" w:colLast="0" w:name="_lnxbz9" w:id="13"/>
      <w:bookmarkEnd w:id="13"/>
      <w:r w:rsidDel="00000000" w:rsidR="00000000" w:rsidRPr="00000000">
        <w:rPr>
          <w:rtl w:val="0"/>
        </w:rPr>
        <w:t xml:space="preserve">Traveling Exhibition</w:t>
      </w:r>
      <w:r w:rsidDel="00000000" w:rsidR="00000000" w:rsidRPr="00000000">
        <w:drawing>
          <wp:inline distB="114300" distT="114300" distL="114300" distR="114300">
            <wp:extent cx="5731200" cy="4838700"/>
            <wp:effectExtent b="0" l="0" r="0" t="0"/>
            <wp:docPr id="13" name="image41.png"/>
            <a:graphic>
              <a:graphicData uri="http://schemas.openxmlformats.org/drawingml/2006/picture">
                <pic:pic>
                  <pic:nvPicPr>
                    <pic:cNvPr id="0" name="image41.png"/>
                    <pic:cNvPicPr preferRelativeResize="0"/>
                  </pic:nvPicPr>
                  <pic:blipFill>
                    <a:blip r:embed="rId72"/>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TravellingExhibitions</w:t>
      </w:r>
      <w:r w:rsidDel="00000000" w:rsidR="00000000" w:rsidRPr="00000000">
        <w:rPr>
          <w:rtl w:val="0"/>
        </w:rPr>
      </w:r>
    </w:p>
    <w:tbl>
      <w:tblPr>
        <w:tblStyle w:val="Table51"/>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tre-ExhibitName references Exhibitions (ExhibitName)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 t have this table, because I stored this traveling exhibition information into the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the traveling exhibition which in the exhibition table,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tre-Security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am missing this information, therefore, I need to add security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save this information in museum information take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Add security name into the team database by make the name up.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information and compare with the name in the table of museum information table, and make sure they don’t exist in the table, because my original database does not have those name information about security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tre-MuseumName references Exhibitions(MuseumName)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tre-MuseumLocation references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Exhibitions(MuseumLocation)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exhibition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tre-ExhibitStartDateOriginal references Exhibitions(ExhibitStartDate)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start date in the exhibition table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end date in the exhibition table (which are traveling exhibition), and make sure they are same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TravellingExhibitionSponsors</w:t>
      </w:r>
      <w:r w:rsidDel="00000000" w:rsidR="00000000" w:rsidRPr="00000000">
        <w:rPr>
          <w:rtl w:val="0"/>
        </w:rPr>
      </w:r>
    </w:p>
    <w:tbl>
      <w:tblPr>
        <w:tblStyle w:val="Table52"/>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spo-ExhibitName references TravellingExhibitions(ExhibitName)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spo-MuseumName references TravellingExhibitions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spo-MuseumLocation references TravellingExhibitions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spo-ExhibitStartDateOriginal references TravellingExhibitions (ExhibitStartDateOriginal)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spo-ExhibitDepartureDate references TravellingExhibitions (ExhibitDepartureDate)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create a value for information about sponsor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make sure those are new data, because I don’t have this.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Or compare with museum information table, because this table contain contractor information.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calculate this value when I insert the 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make sure those are match the insurance values are greater than the total value of insurance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TravellingExhibitionDestinations</w:t>
      </w:r>
      <w:r w:rsidDel="00000000" w:rsidR="00000000" w:rsidRPr="00000000">
        <w:rPr>
          <w:rtl w:val="0"/>
        </w:rPr>
      </w:r>
    </w:p>
    <w:tbl>
      <w:tblPr>
        <w:tblStyle w:val="Table5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spo-ExhibitName references TravellingExhibitions(ExhibitName)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name information from exhibition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are traveling.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spo-MuseumName references TravellingExhibitions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museum name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museum name and compare with query the museum name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spo-MuseumLocation references TravellingExhibitions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museum location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information with museum information table and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spo-ExhibitStartDateOriginal references TravellingExhibitions (ExhibitStartDateOriginal)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end date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spo-ExhibitDepartureDate references TravellingExhibitions (ExhibitDepartureDate)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end date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location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query the original data and check the location to be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And I separate the one exhibition into different exhibition and stored as different exhibition.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start in exhibition table which is traveling information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value and compare the exhibitions are exist in the exhibition table which are traveling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ted-DestinationPhoneNumber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think that exhibition table, because I stored this information in the museum information table, which I   museum information could also contain the information about the museum contractor of traveling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information from the information in table museum information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the query result in museum information table,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ted-ExhibitDepartureDateLocation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And I separate the one exhibition into different exhibition and stored as different exhibition.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end date in exhibition table which is traveling information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value and compare the exhibitions are exist in the exhibition table which are traveling exhibitions</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Database Conversion Report – Warren Fehr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A chart showing my db design as of the end of Assignment 3 for reference</w:t>
      </w:r>
      <w:r w:rsidDel="00000000" w:rsidR="00000000" w:rsidRPr="00000000">
        <w:drawing>
          <wp:inline distB="0" distT="0" distL="0" distR="0">
            <wp:extent cx="5733415" cy="7353517"/>
            <wp:effectExtent b="0" l="0" r="0" t="0"/>
            <wp:docPr descr="https://lh6.googleusercontent.com/AV0W0pw9oZqM_bNhYN0lZgJJWSpLX4v5PcQhLXbLcXuY9w-PrDg3-STcbzMltfW0YEmIELZo9f8vdcKH9Qyv_JiRl7SHM2O0-IwtsRdfKAUXNpyrvUcabyp4szTJQN1QHsT9mMhJvUIPDMLC3Q" id="14" name="image42.jpg"/>
            <a:graphic>
              <a:graphicData uri="http://schemas.openxmlformats.org/drawingml/2006/picture">
                <pic:pic>
                  <pic:nvPicPr>
                    <pic:cNvPr descr="https://lh6.googleusercontent.com/AV0W0pw9oZqM_bNhYN0lZgJJWSpLX4v5PcQhLXbLcXuY9w-PrDg3-STcbzMltfW0YEmIELZo9f8vdcKH9Qyv_JiRl7SHM2O0-IwtsRdfKAUXNpyrvUcabyp4szTJQN1QHsT9mMhJvUIPDMLC3Q" id="0" name="image42.jpg"/>
                    <pic:cNvPicPr preferRelativeResize="0"/>
                  </pic:nvPicPr>
                  <pic:blipFill>
                    <a:blip r:embed="rId73"/>
                    <a:srcRect b="0" l="0" r="0" t="0"/>
                    <a:stretch>
                      <a:fillRect/>
                    </a:stretch>
                  </pic:blipFill>
                  <pic:spPr>
                    <a:xfrm>
                      <a:off x="0" y="0"/>
                      <a:ext cx="5733415" cy="735351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Another chart, showing how I handled TravellingExhibitions:</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9004300" cy="2679700"/>
            <wp:effectExtent b="0" l="0" r="0" t="0"/>
            <wp:docPr descr="https://lh3.googleusercontent.com/5CmXZxwArNQ0rJwBbkduODNw6Bi_Yx4ecIt42xLgnaJ9-phQSBp0isPS2q7gKHLvxl9yAbJVyUlUJvUuY8zWwuWIVZ6HWoozNWBb7m87NEaEpbQ28hE-lkxeQKGEPC_crLJoz9CR4RGwWryIxw" id="15" name="image43.jpg"/>
            <a:graphic>
              <a:graphicData uri="http://schemas.openxmlformats.org/drawingml/2006/picture">
                <pic:pic>
                  <pic:nvPicPr>
                    <pic:cNvPr descr="https://lh3.googleusercontent.com/5CmXZxwArNQ0rJwBbkduODNw6Bi_Yx4ecIt42xLgnaJ9-phQSBp0isPS2q7gKHLvxl9yAbJVyUlUJvUuY8zWwuWIVZ6HWoozNWBb7m87NEaEpbQ28hE-lkxeQKGEPC_crLJoz9CR4RGwWryIxw" id="0" name="image43.jpg"/>
                    <pic:cNvPicPr preferRelativeResize="0"/>
                  </pic:nvPicPr>
                  <pic:blipFill>
                    <a:blip r:embed="rId74"/>
                    <a:srcRect b="0" l="0" r="0" t="0"/>
                    <a:stretch>
                      <a:fillRect/>
                    </a:stretch>
                  </pic:blipFill>
                  <pic:spPr>
                    <a:xfrm>
                      <a:off x="0" y="0"/>
                      <a:ext cx="9004300" cy="2679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Overall Changes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We have made a lot of tiny changes to prefixes and names to standardize the database structure between groups. For example, I used “pri” as the prefix for my WorksData table, but our group decided on the prefix “wor” for the equivalent table in the merged database. All of these will be changed to the standards found the previous report unless stated in the individual table report.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New Table (Museums)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added the table Museums to my database. It will have all the attributes as stated in the general report: the name of the museum, the location of the museum (which are both primary keys), and the phone number for the museum. I will also need to add the relevant domains to make the table as necessary. This will only have one entry, for my own museum, which will be a primary key for all works,exhibitions, and locations.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WorksData Table (Now called Works), &amp; creation of WorksInsurers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Beyond renaming this table to Works, I will need to make changes to several attributes. First, I will remove “</w:t>
      </w:r>
      <w:r w:rsidDel="00000000" w:rsidR="00000000" w:rsidRPr="00000000">
        <w:rPr>
          <w:rFonts w:ascii="Times New Roman" w:cs="Times New Roman" w:eastAsia="Times New Roman" w:hAnsi="Times New Roman"/>
          <w:sz w:val="24"/>
          <w:szCs w:val="24"/>
          <w:u w:val="single"/>
          <w:rtl w:val="0"/>
        </w:rPr>
        <w:t xml:space="preserve">priwarpiece</w:t>
      </w:r>
      <w:r w:rsidDel="00000000" w:rsidR="00000000" w:rsidRPr="00000000">
        <w:rPr>
          <w:rFonts w:ascii="Times New Roman" w:cs="Times New Roman" w:eastAsia="Times New Roman" w:hAnsi="Times New Roman"/>
          <w:sz w:val="24"/>
          <w:szCs w:val="24"/>
          <w:rtl w:val="0"/>
        </w:rPr>
        <w:t xml:space="preserve">” attribute, because its information will be moved to the WorkThemes table (as told in the WorkThemes section below). I will also remove the “</w:t>
      </w:r>
      <w:r w:rsidDel="00000000" w:rsidR="00000000" w:rsidRPr="00000000">
        <w:rPr>
          <w:rFonts w:ascii="Times New Roman" w:cs="Times New Roman" w:eastAsia="Times New Roman" w:hAnsi="Times New Roman"/>
          <w:sz w:val="24"/>
          <w:szCs w:val="24"/>
          <w:u w:val="single"/>
          <w:rtl w:val="0"/>
        </w:rPr>
        <w:t xml:space="preserve">priownership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priowner</w:t>
      </w:r>
      <w:r w:rsidDel="00000000" w:rsidR="00000000" w:rsidRPr="00000000">
        <w:rPr>
          <w:rFonts w:ascii="Times New Roman" w:cs="Times New Roman" w:eastAsia="Times New Roman" w:hAnsi="Times New Roman"/>
          <w:sz w:val="24"/>
          <w:szCs w:val="24"/>
          <w:rtl w:val="0"/>
        </w:rPr>
        <w:t xml:space="preserve">” attributes, and move all that data to the Owners, Work Owners and and WorkTransactions tables (which will be described in greater depth in that part of the report). We will add the “wor-classification” and “</w:t>
      </w:r>
      <w:r w:rsidDel="00000000" w:rsidR="00000000" w:rsidRPr="00000000">
        <w:rPr>
          <w:rFonts w:ascii="Times New Roman" w:cs="Times New Roman" w:eastAsia="Times New Roman" w:hAnsi="Times New Roman"/>
          <w:sz w:val="24"/>
          <w:szCs w:val="24"/>
          <w:u w:val="single"/>
          <w:rtl w:val="0"/>
        </w:rPr>
        <w:t xml:space="preserve">wor-physicalproperty</w:t>
      </w:r>
      <w:r w:rsidDel="00000000" w:rsidR="00000000" w:rsidRPr="00000000">
        <w:rPr>
          <w:rFonts w:ascii="Times New Roman" w:cs="Times New Roman" w:eastAsia="Times New Roman" w:hAnsi="Times New Roman"/>
          <w:sz w:val="24"/>
          <w:szCs w:val="24"/>
          <w:rtl w:val="0"/>
        </w:rPr>
        <w:t xml:space="preserve">” attributes as well. All works in my museum are paintings, so all the </w:t>
      </w:r>
      <w:r w:rsidDel="00000000" w:rsidR="00000000" w:rsidRPr="00000000">
        <w:rPr>
          <w:rFonts w:ascii="Times New Roman" w:cs="Times New Roman" w:eastAsia="Times New Roman" w:hAnsi="Times New Roman"/>
          <w:sz w:val="24"/>
          <w:szCs w:val="24"/>
          <w:u w:val="single"/>
          <w:rtl w:val="0"/>
        </w:rPr>
        <w:t xml:space="preserve">PhysicalProperty</w:t>
      </w:r>
      <w:r w:rsidDel="00000000" w:rsidR="00000000" w:rsidRPr="00000000">
        <w:rPr>
          <w:rFonts w:ascii="Times New Roman" w:cs="Times New Roman" w:eastAsia="Times New Roman" w:hAnsi="Times New Roman"/>
          <w:sz w:val="24"/>
          <w:szCs w:val="24"/>
          <w:rtl w:val="0"/>
        </w:rPr>
        <w:t xml:space="preserve"> enteries will be “Painting”. The classifications will be set to whatever the type attribute was originally(Such as “Landscape” or “Portrait”). After that, we can remove the unnecessary “</w:t>
      </w:r>
      <w:r w:rsidDel="00000000" w:rsidR="00000000" w:rsidRPr="00000000">
        <w:rPr>
          <w:rFonts w:ascii="Times New Roman" w:cs="Times New Roman" w:eastAsia="Times New Roman" w:hAnsi="Times New Roman"/>
          <w:sz w:val="24"/>
          <w:szCs w:val="24"/>
          <w:u w:val="single"/>
          <w:rtl w:val="0"/>
        </w:rPr>
        <w:t xml:space="preserve">priworktype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prisubtype</w:t>
      </w:r>
      <w:r w:rsidDel="00000000" w:rsidR="00000000" w:rsidRPr="00000000">
        <w:rPr>
          <w:rFonts w:ascii="Times New Roman" w:cs="Times New Roman" w:eastAsia="Times New Roman" w:hAnsi="Times New Roman"/>
          <w:sz w:val="24"/>
          <w:szCs w:val="24"/>
          <w:rtl w:val="0"/>
        </w:rPr>
        <w:t xml:space="preserve">” attributes. We will need to add the foreign/primary keys “DatabaseEntryLocation” and “DatabaseEntryLocationAddress” for all entries, which will be the ones we entered into the Museum table. The insurance values can be removed from here and put into the new WorksInsurance table.  All other attributes just need to be renamed to the ones we have specified in the Museums table for our museum.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Changes to WorkMediums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foreign keys from the Museums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Exhibitions Table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foreign keys from the Museums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Locations Table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After adding the foreign keys from Museums, I also will have to change the “</w:t>
      </w:r>
      <w:r w:rsidDel="00000000" w:rsidR="00000000" w:rsidRPr="00000000">
        <w:rPr>
          <w:rFonts w:ascii="Times New Roman" w:cs="Times New Roman" w:eastAsia="Times New Roman" w:hAnsi="Times New Roman"/>
          <w:sz w:val="24"/>
          <w:szCs w:val="24"/>
          <w:u w:val="single"/>
          <w:rtl w:val="0"/>
        </w:rPr>
        <w:t xml:space="preserve">loclocationsize</w:t>
      </w:r>
      <w:r w:rsidDel="00000000" w:rsidR="00000000" w:rsidRPr="00000000">
        <w:rPr>
          <w:rFonts w:ascii="Times New Roman" w:cs="Times New Roman" w:eastAsia="Times New Roman" w:hAnsi="Times New Roman"/>
          <w:sz w:val="24"/>
          <w:szCs w:val="24"/>
          <w:rtl w:val="0"/>
        </w:rPr>
        <w:t xml:space="preserve">”, which represents the total square meters of the locations into the two attributes representing length and width and create domains for them. After that, all I need to do is to just touch up attribute names.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Connections Table (Now called Doors)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new foreign keys from the Locations(Museums)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ExhibitionLocations and WorkExhibitions (Now called ExhibitionWorks)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After changing WorkExhibitions to ExhibitionWorks and adding all the new foreignkeys in their parent tables, all I need to do to these two tables is touch up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WorkLocations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In the original database, I made the assumption that because moving works between locations in the same museum is basically instantaneous, I only needed an arrival timestamp for works moved between locations. I'll need to add an attribute for departure for that in my table. The values for it will be the time it arrived at the other location. For example, if I moved an item from Location A to Location B, the departure time of the entry for A would be the arrival time for B. This will need to be touched up for all WorkLocation transactions. After that, all I need to do is add the new foreign keys in the parent tables and touch up names.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New Table (WorkThemes)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need to add to add a table for WorkThemes to my museum. Considering my museum specializes in American art, I can put an entry in here for all works with theme “American”. I can also put an entry for all my pieces that are marked as war pieces by putting an entry in here for all of them with theme “War”. I will also add a few themes for each piece based on what they are based on their description to provide the data needed for themes to be useful in the new database.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How to handle work transactions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 lot of the information I had for handling transactions with works was scattered throughout the database in several tables (Owners, Loaners, WorkTransfers, WorkLoans). We can compile all these into the new Owners, WorkTransactions, and WorkOwners without too much trouble. All data from my Owners and Loaners tables can be compiled into the new Owners table. WorkLoans data can be transferred over to the new standard by making an entry in the WorkTransactions table (an entry showing a tranasction with the trasaction type  “LOANED” with start and end dates) and a entry into the WorkOwners table (showing the ownership transfer to the new party, as well as start and end dates of it). WorkTransfers, holding data about sold and bought works, can have its data transferred in the same manner. This would be by making an entry in the works WorkTransactionsTable with “BOUGHT” or “SOLD” as the transactiontype and appropraite start and end dates, and an entry in the workOwners table as well. This also helps to handle the inital acquire date of the work and the issue of owners, which was handled by the Works table before this. After this, all that really needs to be done is changing attribute names and adding the museum foreign keys.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Travelling Exhibitions &amp; Adding TravellingExhibitSponsors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can offload all of the sponsor data I have in this table to the new TravellingExhibitionSponsors table. I have no idea what the sponsors donated before this point in time for my data (and I shouldn't be making this amount up), so all these new sponsor entries will have the SponsorAmount be NULL. After that all I need to do are add the new foreign keys from the Exhibitions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TEDestinations (Now called TravellingExhibitionDestinations) &amp;</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TELocations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The new database schema doesn't have a tedestinations table, but instead covers all that information in the TravellingExhibitionDestinations instead. I can transfer over the data from TELocations over to TravellingExhibitionDestinations without any problem. Other then that, just routine renaming, as well as carrying over the new foreign keys from TravellingExhibitions.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Testing &amp; Verification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Beyond the data simply fitting into the new database schema, I'll need to run some tests and checks to verify it will work properly in the merged database. I've devised a major and a minor test to help verify the data is up to standard.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Full Transactional Integrity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will devise a query to check if each work has full transactional integrity. What this means is that there should be an unbroken record of what the location and who the owner are for each work up until the most recent recorded activity. This is very important for our client because if there is missing information, we may have troubles if something happens to a work and we need to collect insurance on it. For a quick example, here's the sequence of events that should happen for a typical work we've bought:</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Work is bought (Entry in WorkTransactions for Sale). The item is also recorded into the Works Table at this time under the Museum that bought it, as well as an entry in the WorksOwners table (the EndTime should be NULL, because we don't know when we will stop owning the work). The WorkOwners and WorkTransactions times should match. </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An entry is made in the WorksLocation table is made when it arrives at the Museum and is placed into Storage.</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At some point, it will be entered into an Exhibition. When it is moved, the workDeparture time from the Storage entry should match the arrival time at the exhibit location. If we decide that moving times aren't instantaneous for the museum, we would decide on how long a move could be at most, and if we have a period longer then that, it would fail.</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After the Exhibition is done, it is moved back to storage. We would apply the same checks here.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We would continue like this until we hit a discrepency or we determine there is a clear chain of events. There are a lot of possibilities to cover (Loans, Sales, Donated Works, Damaged Works), but in all those cases, the new schema is able to describe the clean chain of ownership and location, and I should be able to confirm that all my data has no holes once I have placed it into it. If there is any works that fail the test, I will have to take a look and either check if it is a mere transcribing error because of moving the data, or a logic error (which may indicate a problem with the schema) and fix it accordingly. For transcribing errors it is simple, but logic errors can be used to point out if we haven't covered our cases properly.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Themes Checking</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For themes to be useful for clients and visitors, we need to have quite a few themes for each work. All works will have the “American” theme, as my museum is an American Art, and a few works were identified as “war” pieces in the process of doing Assignment 3. I'll need to check that each piece has at least 3 themes associated with it, and I'll need to devise new ones to describe the work based on what information I have.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Samuel Germain</w:t>
      </w:r>
    </w:p>
    <w:p w:rsidR="00000000" w:rsidDel="00000000" w:rsidP="00000000" w:rsidRDefault="00000000" w:rsidRPr="00000000">
      <w:pPr>
        <w:contextualSpacing w:val="0"/>
        <w:jc w:val="center"/>
      </w:pPr>
      <w:r w:rsidDel="00000000" w:rsidR="00000000" w:rsidRPr="00000000">
        <w:rPr>
          <w:rtl w:val="0"/>
        </w:rPr>
        <w:t xml:space="preserve">11131725</w:t>
      </w:r>
    </w:p>
    <w:p w:rsidR="00000000" w:rsidDel="00000000" w:rsidP="00000000" w:rsidRDefault="00000000" w:rsidRPr="00000000">
      <w:pPr>
        <w:contextualSpacing w:val="0"/>
        <w:jc w:val="center"/>
      </w:pPr>
      <w:r w:rsidDel="00000000" w:rsidR="00000000" w:rsidRPr="00000000">
        <w:rPr>
          <w:rtl w:val="0"/>
        </w:rPr>
        <w:t xml:space="preserve">sjg970</w:t>
      </w:r>
    </w:p>
    <w:p w:rsidR="00000000" w:rsidDel="00000000" w:rsidP="00000000" w:rsidRDefault="00000000" w:rsidRPr="00000000">
      <w:pPr>
        <w:contextualSpacing w:val="0"/>
        <w:jc w:val="center"/>
      </w:pPr>
      <w:r w:rsidDel="00000000" w:rsidR="00000000" w:rsidRPr="00000000">
        <w:rPr>
          <w:rtl w:val="0"/>
        </w:rPr>
        <w:t xml:space="preserve">CMPT 355</w:t>
      </w:r>
    </w:p>
    <w:p w:rsidR="00000000" w:rsidDel="00000000" w:rsidP="00000000" w:rsidRDefault="00000000" w:rsidRPr="00000000">
      <w:pPr>
        <w:contextualSpacing w:val="0"/>
        <w:jc w:val="center"/>
      </w:pPr>
      <w:r w:rsidDel="00000000" w:rsidR="00000000" w:rsidRPr="00000000">
        <w:rPr>
          <w:rtl w:val="0"/>
        </w:rPr>
        <w:t xml:space="preserve">Dr. James Carter</w:t>
      </w:r>
    </w:p>
    <w:p w:rsidR="00000000" w:rsidDel="00000000" w:rsidP="00000000" w:rsidRDefault="00000000" w:rsidRPr="00000000">
      <w:pPr>
        <w:contextualSpacing w:val="0"/>
        <w:jc w:val="center"/>
      </w:pPr>
      <w:r w:rsidDel="00000000" w:rsidR="00000000" w:rsidRPr="00000000">
        <w:rPr>
          <w:rtl w:val="0"/>
        </w:rPr>
        <w:t xml:space="preserve">Project 1 Individual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del w:author="Samuel Germain" w:id="19" w:date="2016-12-05T15:31:55Z">
        <w:r w:rsidDel="00000000" w:rsidR="00000000" w:rsidRPr="00000000">
          <w:drawing>
            <wp:inline distB="0" distT="0" distL="0" distR="0">
              <wp:extent cx="5313387" cy="7658593"/>
              <wp:effectExtent b="0" l="0" r="0" t="0"/>
              <wp:docPr id="16"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5313387" cy="7658593"/>
                      </a:xfrm>
                      <a:prstGeom prst="rect"/>
                      <a:ln/>
                    </pic:spPr>
                  </pic:pic>
                </a:graphicData>
              </a:graphic>
            </wp:inline>
          </w:drawing>
        </w:r>
      </w:del>
      <w:r w:rsidDel="00000000" w:rsidR="00000000" w:rsidRPr="00000000">
        <w:rPr>
          <w:rtl w:val="0"/>
        </w:rPr>
      </w:r>
    </w:p>
    <w:p w:rsidR="00000000" w:rsidDel="00000000" w:rsidP="00000000" w:rsidRDefault="00000000" w:rsidRPr="00000000">
      <w:pPr>
        <w:contextualSpacing w:val="0"/>
      </w:pPr>
      <w:del w:author="Samuel Germain" w:id="20" w:date="2016-12-05T15:32:04Z">
        <w:r w:rsidDel="00000000" w:rsidR="00000000" w:rsidRPr="00000000">
          <w:rPr>
            <w:rtl w:val="0"/>
          </w:rPr>
          <w:delText xml:space="preserve">Figure 1: A dbvisualizer created entity relationship diagram showing the current nature of my database</w:delText>
        </w:r>
      </w:del>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 will be adding a </w:t>
      </w:r>
      <w:r w:rsidDel="00000000" w:rsidR="00000000" w:rsidRPr="00000000">
        <w:rPr>
          <w:b w:val="1"/>
          <w:color w:val="000000"/>
          <w:rtl w:val="0"/>
        </w:rPr>
        <w:t xml:space="preserve">museum</w:t>
      </w:r>
      <w:r w:rsidDel="00000000" w:rsidR="00000000" w:rsidRPr="00000000">
        <w:rPr>
          <w:rtl w:val="0"/>
        </w:rPr>
        <w:t xml:space="preserve"> table to the database, which holds primary keys of the name of the museum and the address of the museum. I will test for these changes entering the museum into the database and checking for the existence of the museum records with a query.</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works</w:t>
      </w:r>
      <w:r w:rsidDel="00000000" w:rsidR="00000000" w:rsidRPr="00000000">
        <w:rPr>
          <w:rtl w:val="0"/>
        </w:rPr>
        <w:t xml:space="preserve"> table the alpha ID, numerical ID, work name and description will not need to be edited as they easily fit into the new works table under attributes of the same data type. My subtypes mostly describe an era or a region works came from and will need to be entered as theme records for the works. I will test for my subtypes converting to themes by entering all the subtypes into my themes table and then testing for the existence of all subtypes within the themes table as well as check for if a few work is matched to the particular subtype they had previously. My types fit under the category of physical property because they describe that a piece of work is something physical like a painting, a sculpture etc. This data can be easily added as an attribute to the physical property. I will create classification for my works because any of my works can be further classified on attributes pertaining to their physical property (for example many of my paintings will be able to be classified as portraits, landscapes etc.) I will test for this by searching for the existence of all classifications for which I have entered into the database and change those which are misspelled words and search fro resons for why some may not have ben entered in. Because we are going with a date data type for the creation date of a work I will need to change many of my date attributes because they are unspecific (for example some creation dates are recorded as something such as the 18</w:t>
      </w:r>
      <w:r w:rsidDel="00000000" w:rsidR="00000000" w:rsidRPr="00000000">
        <w:rPr>
          <w:vertAlign w:val="superscript"/>
          <w:rtl w:val="0"/>
        </w:rPr>
        <w:t xml:space="preserve">th</w:t>
      </w:r>
      <w:r w:rsidDel="00000000" w:rsidR="00000000" w:rsidRPr="00000000">
        <w:rPr>
          <w:rtl w:val="0"/>
        </w:rPr>
        <w:t xml:space="preserve"> century) I will test for this by querying for all attributes in this field which do not fit the proper date format, such as being too short or containing a character. For my creation dates I will enter dates in for them that coincide to the last possible date for a period of time (if the date is the 18</w:t>
      </w:r>
      <w:r w:rsidDel="00000000" w:rsidR="00000000" w:rsidRPr="00000000">
        <w:rPr>
          <w:vertAlign w:val="superscript"/>
          <w:rtl w:val="0"/>
        </w:rPr>
        <w:t xml:space="preserve">th</w:t>
      </w:r>
      <w:r w:rsidDel="00000000" w:rsidR="00000000" w:rsidRPr="00000000">
        <w:rPr>
          <w:rtl w:val="0"/>
        </w:rPr>
        <w:t xml:space="preserve"> century then I will enter a date of 1799/12/31. All of my values for artists will fall under the creator attribute in the new database. For my dates of acquisition I will need to create owner records for when the museum first came into possession of a work I will test for this by making sure the number of transactions that share the same acquisition date and same primary keys for a work is the number. Ideally there should be one transaction like this for each one of my works. For all my insurance values I will need to create insurance records because insurance values are becoming temporal data and I will enter the date as the current date because I know that work had this insurance value on this day. I will again test for this by checking that my records for insurance values are equal in number to the amount of works I have. I will need to move all my values for owners into owner records because this is now temporal data. I will choose the start dates of the owner records to be today because I know that the owner of that work owns the work on this date. I will test for this by making sure the number of owner records which I have is equal to the distinct attributes of owners in my work table. For my borrow status attribute I will make the records which record borrowed and create borrowed transaction records with the date it was borrowed as the current date because I know that it was being borrowed on this date. For those works recorded as potentially borrowed I will enter these into the new database works table under the borrowable attribute. I will also need to add the data entry museum name and data entry museum address as attributes and primary keys to my works table, which will reference the Museums table. I will test for this by checking that the same amount of records that I have for borrowed works matches those works which have borrowed recorded as an attribute.</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media</w:t>
      </w:r>
      <w:r w:rsidDel="00000000" w:rsidR="00000000" w:rsidRPr="00000000">
        <w:rPr>
          <w:rtl w:val="0"/>
        </w:rPr>
        <w:t xml:space="preserve"> table I can easily put all these records into the new WorksMediums table because the attributes in my media table match the attributes in the mediums table and both sets of attributes use the same data types with the exceptions of adding attributes of the museum name and museum address to account for the new primary keys pertaining to the works table</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locations</w:t>
      </w:r>
      <w:r w:rsidDel="00000000" w:rsidR="00000000" w:rsidRPr="00000000">
        <w:rPr>
          <w:rtl w:val="0"/>
        </w:rPr>
        <w:t xml:space="preserve"> table I will not need to change anything because my attributes and datatypes for my attributes sync with the attributes and domains for the attributes decided for the new museum with the exceptions of adding the museum name and museum address for all the locations</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doors </w:t>
      </w:r>
      <w:r w:rsidDel="00000000" w:rsidR="00000000" w:rsidRPr="00000000">
        <w:rPr>
          <w:rtl w:val="0"/>
        </w:rPr>
        <w:t xml:space="preserve">I will need to double the amount of records because my museum only has one entry for each door referencing the two locations the door connects but our collective database design had decided to have two entries for each door where each entry designates that there is a path from one location to the next. I will test for this by running queries which check that for every door leading from one room to another there will be a door leading from the other room to the first room.</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WorkLocations</w:t>
      </w:r>
      <w:r w:rsidDel="00000000" w:rsidR="00000000" w:rsidRPr="00000000">
        <w:rPr>
          <w:rtl w:val="0"/>
        </w:rPr>
        <w:t xml:space="preserve"> table I will need to add in the data entry museum name and data entry museum location for each WorkLocation record because they are primary keys for the work that workLocations must reference.  As well I will need to add the attributes that hold the value for the museum that is the primary key of the location.</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exhibitions</w:t>
      </w:r>
      <w:r w:rsidDel="00000000" w:rsidR="00000000" w:rsidRPr="00000000">
        <w:rPr>
          <w:rtl w:val="0"/>
        </w:rPr>
        <w:t xml:space="preserve"> table I will need to add an attribute for all the records that says what museum the exhibition originated out of. I will give the value of ‘Indianpolis Museum of Art’ to all my exhibition records. I will need to add the corresponding address as well. To my ExhibitionLocations table I will need to add the same attributes, which will reference the museum attributes from the exhibitions table for the corresponding record.</w:t>
      </w:r>
    </w:p>
    <w:p w:rsidR="00000000" w:rsidDel="00000000" w:rsidP="00000000" w:rsidRDefault="00000000" w:rsidRPr="00000000">
      <w:pPr>
        <w:contextualSpacing w:val="0"/>
      </w:pPr>
      <w:r w:rsidDel="00000000" w:rsidR="00000000" w:rsidRPr="00000000">
        <w:rPr>
          <w:rtl w:val="0"/>
        </w:rPr>
        <w:tab/>
        <w:t xml:space="preserve">My </w:t>
      </w:r>
      <w:r w:rsidDel="00000000" w:rsidR="00000000" w:rsidRPr="00000000">
        <w:rPr>
          <w:b w:val="1"/>
          <w:rtl w:val="0"/>
        </w:rPr>
        <w:t xml:space="preserve">ExhibitionWorks</w:t>
      </w:r>
      <w:r w:rsidDel="00000000" w:rsidR="00000000" w:rsidRPr="00000000">
        <w:rPr>
          <w:rtl w:val="0"/>
        </w:rPr>
        <w:t xml:space="preserve"> table will need to have attributes added indicating the data entry museum of the exhibition and the work each record references. The values of my museum will be given for both.</w:t>
      </w:r>
    </w:p>
    <w:p w:rsidR="00000000" w:rsidDel="00000000" w:rsidP="00000000" w:rsidRDefault="00000000" w:rsidRPr="00000000">
      <w:pPr>
        <w:contextualSpacing w:val="0"/>
      </w:pPr>
      <w:r w:rsidDel="00000000" w:rsidR="00000000" w:rsidRPr="00000000">
        <w:rPr>
          <w:rtl w:val="0"/>
        </w:rPr>
        <w:tab/>
        <w:t xml:space="preserve">My </w:t>
      </w:r>
      <w:r w:rsidDel="00000000" w:rsidR="00000000" w:rsidRPr="00000000">
        <w:rPr>
          <w:b w:val="1"/>
          <w:rtl w:val="0"/>
        </w:rPr>
        <w:t xml:space="preserve">transactions</w:t>
      </w:r>
      <w:r w:rsidDel="00000000" w:rsidR="00000000" w:rsidRPr="00000000">
        <w:rPr>
          <w:rtl w:val="0"/>
        </w:rPr>
        <w:t xml:space="preserve"> table can retain what it has because it’s attributes and data types sync with the design of the new database. There are no records indicating a transaction was a borrow and a loan but the table already specifies that the transaction was a sale or a buy so the new values or borrow and loan will not cause any problems.</w:t>
      </w:r>
    </w:p>
    <w:p w:rsidR="00000000" w:rsidDel="00000000" w:rsidP="00000000" w:rsidRDefault="00000000" w:rsidRPr="00000000">
      <w:pPr>
        <w:contextualSpacing w:val="0"/>
      </w:pPr>
      <w:r w:rsidDel="00000000" w:rsidR="00000000" w:rsidRPr="00000000">
        <w:rPr>
          <w:rtl w:val="0"/>
        </w:rPr>
        <w:tab/>
        <w:t xml:space="preserve">For all my tables where the museum name and museum address are added I will test to see if the number of records returning for those works matching my museum is the same as the number of records in the table total.</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loanees</w:t>
      </w:r>
      <w:r w:rsidDel="00000000" w:rsidR="00000000" w:rsidRPr="00000000">
        <w:rPr>
          <w:rtl w:val="0"/>
        </w:rPr>
        <w:t xml:space="preserve"> table I will move all of the data referring to individuals into the owners’ table. All information referring to the loaning of a work will be recorded into the transactions table.. I will check for this by querying to see if all the owners listed in the loans table are all in the owners table.</w:t>
      </w:r>
    </w:p>
    <w:p w:rsidR="00000000" w:rsidDel="00000000" w:rsidP="00000000" w:rsidRDefault="00000000" w:rsidRPr="00000000">
      <w:pPr>
        <w:contextualSpacing w:val="0"/>
      </w:pPr>
      <w:r w:rsidDel="00000000" w:rsidR="00000000" w:rsidRPr="00000000">
        <w:rPr>
          <w:rtl w:val="0"/>
        </w:rPr>
        <w:tab/>
        <w:t xml:space="preserve">I will need to add attributes for the data entry museum and the data entry museum address to my </w:t>
      </w:r>
      <w:r w:rsidDel="00000000" w:rsidR="00000000" w:rsidRPr="00000000">
        <w:rPr>
          <w:b w:val="1"/>
          <w:rtl w:val="0"/>
        </w:rPr>
        <w:t xml:space="preserve">travelling exhibitions</w:t>
      </w:r>
      <w:r w:rsidDel="00000000" w:rsidR="00000000" w:rsidRPr="00000000">
        <w:rPr>
          <w:rtl w:val="0"/>
        </w:rPr>
        <w:t xml:space="preserve"> table and set the attributes to be my museum for every record. I will also need to change my travelling exhibitions so that they reference the exhibition, which they were based on of because now they reference a record that is, and exhibition record for the travelling museum. I will need to split information in my travelling exhibitions table. I will need to take all information relating to a location of a travelling exhibition and put it into a travelling locations table which I will need to create. The remainder of the travelling exhibition information can stay as it is because it will be able to fit into the new database travelling exhibitions table. I will test for this by querying for data on the original exhibition of my travelling exhibition and by querying to check that my travellingExhibitionLocations has the same amount of entries as my travelling exhibitions table which basically describes the locations my travelling exhibition will visit. </w:t>
      </w:r>
    </w:p>
    <w:p w:rsidR="00000000" w:rsidDel="00000000" w:rsidP="00000000" w:rsidRDefault="00000000" w:rsidRPr="00000000">
      <w:pPr>
        <w:contextualSpacing w:val="0"/>
      </w:pPr>
      <w:r w:rsidDel="00000000" w:rsidR="00000000" w:rsidRPr="00000000">
        <w:rPr>
          <w:rtl w:val="0"/>
        </w:rPr>
        <w:tab/>
        <w:t xml:space="preserve">My table called </w:t>
      </w:r>
      <w:r w:rsidDel="00000000" w:rsidR="00000000" w:rsidRPr="00000000">
        <w:rPr>
          <w:b w:val="1"/>
          <w:rtl w:val="0"/>
        </w:rPr>
        <w:t xml:space="preserve">conception</w:t>
      </w:r>
      <w:r w:rsidDel="00000000" w:rsidR="00000000" w:rsidRPr="00000000">
        <w:rPr>
          <w:rtl w:val="0"/>
        </w:rPr>
        <w:t xml:space="preserve">, which I created a table to describe a more abstract way of categorizing works, I will not need to alter because it will fall perfectly under the themes table.</w:t>
      </w:r>
    </w:p>
    <w:p w:rsidR="00000000" w:rsidDel="00000000" w:rsidP="00000000" w:rsidRDefault="00000000" w:rsidRPr="00000000">
      <w:pPr>
        <w:contextualSpacing w:val="0"/>
      </w:pPr>
      <w:r w:rsidDel="00000000" w:rsidR="00000000" w:rsidRPr="00000000">
        <w:rPr>
          <w:rtl w:val="0"/>
        </w:rPr>
        <w:tab/>
        <w:t xml:space="preserve">These changes will prepare my database to have all of its information transferred to the new database.</w:t>
      </w:r>
    </w:p>
    <w:p w:rsidR="00000000" w:rsidDel="00000000" w:rsidP="00000000" w:rsidRDefault="00000000" w:rsidRPr="00000000">
      <w:pPr>
        <w:spacing w:after="0" w:before="0" w:line="276" w:lineRule="auto"/>
        <w:contextualSpacing w:val="0"/>
        <w:jc w:val="cente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b w:val="1"/>
          <w:sz w:val="28"/>
          <w:szCs w:val="28"/>
          <w:rtl w:val="0"/>
        </w:rPr>
        <w:t xml:space="preserve">Samuel Germain</w:t>
      </w:r>
    </w:p>
    <w:p w:rsidR="00000000" w:rsidDel="00000000" w:rsidP="00000000" w:rsidRDefault="00000000" w:rsidRPr="00000000">
      <w:pPr>
        <w:spacing w:after="0" w:before="0" w:line="276" w:lineRule="auto"/>
        <w:contextualSpacing w:val="0"/>
        <w:jc w:val="center"/>
      </w:pPr>
      <w:r w:rsidDel="00000000" w:rsidR="00000000" w:rsidRPr="00000000">
        <w:rPr>
          <w:b w:val="1"/>
          <w:sz w:val="28"/>
          <w:szCs w:val="28"/>
          <w:rtl w:val="0"/>
        </w:rPr>
        <w:t xml:space="preserve">11131725</w:t>
      </w:r>
    </w:p>
    <w:p w:rsidR="00000000" w:rsidDel="00000000" w:rsidP="00000000" w:rsidRDefault="00000000" w:rsidRPr="00000000">
      <w:pPr>
        <w:spacing w:after="0" w:before="0" w:line="276" w:lineRule="auto"/>
        <w:contextualSpacing w:val="0"/>
        <w:jc w:val="center"/>
      </w:pPr>
      <w:r w:rsidDel="00000000" w:rsidR="00000000" w:rsidRPr="00000000">
        <w:rPr>
          <w:b w:val="1"/>
          <w:sz w:val="28"/>
          <w:szCs w:val="28"/>
          <w:rtl w:val="0"/>
        </w:rPr>
        <w:t xml:space="preserve">sjg970</w:t>
      </w:r>
    </w:p>
    <w:p w:rsidR="00000000" w:rsidDel="00000000" w:rsidP="00000000" w:rsidRDefault="00000000" w:rsidRPr="00000000">
      <w:pPr>
        <w:spacing w:after="0" w:before="0" w:line="276" w:lineRule="auto"/>
        <w:contextualSpacing w:val="0"/>
        <w:jc w:val="center"/>
      </w:pPr>
      <w:r w:rsidDel="00000000" w:rsidR="00000000" w:rsidRPr="00000000">
        <w:rPr>
          <w:b w:val="1"/>
          <w:sz w:val="28"/>
          <w:szCs w:val="28"/>
          <w:rtl w:val="0"/>
        </w:rPr>
        <w:t xml:space="preserve">Team Database Project</w:t>
      </w:r>
    </w:p>
    <w:p w:rsidR="00000000" w:rsidDel="00000000" w:rsidP="00000000" w:rsidRDefault="00000000" w:rsidRPr="00000000">
      <w:pPr>
        <w:spacing w:after="0" w:before="0" w:line="276" w:lineRule="auto"/>
        <w:contextualSpacing w:val="0"/>
        <w:jc w:val="center"/>
      </w:pPr>
      <w:r w:rsidDel="00000000" w:rsidR="00000000" w:rsidRPr="00000000">
        <w:rPr>
          <w:b w:val="1"/>
          <w:sz w:val="28"/>
          <w:szCs w:val="28"/>
          <w:rtl w:val="0"/>
        </w:rPr>
        <w:t xml:space="preserve">Part E</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Mostly Unaltered Tables</w:t>
      </w:r>
    </w:p>
    <w:p w:rsidR="00000000" w:rsidDel="00000000" w:rsidP="00000000" w:rsidRDefault="00000000" w:rsidRPr="00000000">
      <w:pPr>
        <w:ind w:firstLine="720"/>
        <w:contextualSpacing w:val="0"/>
      </w:pPr>
      <w:r w:rsidDel="00000000" w:rsidR="00000000" w:rsidRPr="00000000">
        <w:rPr>
          <w:sz w:val="28"/>
          <w:szCs w:val="28"/>
          <w:rtl w:val="0"/>
        </w:rPr>
        <w:t xml:space="preserve">For the tables Doors, Media, workLocations, exhibitionlocations, conception, and exhibitionlocations, all that was added was the museum name which was ‘Indianapolis Museum of Art’ to uniquely identify the works and locations for each record in each of these tables. The records in each of these tables were copied to identical tables other the museum name attributes with the exception that records in conception were copied to the themes table, and records in media were copied to a Medium table.</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I tested to see that the number of records which I had in my tables of my previous database matched the number of records for the identical tables in the new database, while also checking that unwanted duplicate records were not created because this meant everything copied over successfully.</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Exhibitions Table</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Added attributes</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Exh_istravellingExhibition</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tab/>
        <w:t xml:space="preserve">This was added because all exhibitions were to be recorded as travelling exhibitions. My database already had this structure but it could only be checked that an exhibition was travelling by checking if the location it went to was named ‘Travelling’. Because the new database is not set up like this I had to add this attribute and check it as true for my travelling exhibition.</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Exh_SecurityPersonName</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        </w:t>
        <w:tab/>
      </w:r>
      <w:r w:rsidDel="00000000" w:rsidR="00000000" w:rsidRPr="00000000">
        <w:rPr>
          <w:sz w:val="24"/>
          <w:szCs w:val="24"/>
          <w:rtl w:val="0"/>
        </w:rPr>
        <w:t xml:space="preserve">The travelexhibitionlocations table in my database was removed. It recorded information about extra information for travelling exhibitions including the security person for the travelling exhibition. Because of this an attribute for the security person was added to the exhibition table and the values of the security were entered in for those exhibitions which were travelling</w:t>
      </w:r>
    </w:p>
    <w:p w:rsidR="00000000" w:rsidDel="00000000" w:rsidP="00000000" w:rsidRDefault="00000000" w:rsidRPr="00000000">
      <w:pPr>
        <w:ind w:firstLine="720"/>
        <w:contextualSpacing w:val="0"/>
      </w:pPr>
      <w:r w:rsidDel="00000000" w:rsidR="00000000" w:rsidRPr="00000000">
        <w:rPr>
          <w:sz w:val="28"/>
          <w:szCs w:val="28"/>
          <w:rtl w:val="0"/>
        </w:rPr>
        <w:t xml:space="preserve">Added Istravelling, securitypersonname</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Exh_MuseumName</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I added that all my exhibitions were from the Indianapolis Museum of Art and tested to make sure they all had this value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For all other attributes in the exhibitions table I simply copied the records to my new database and performed count queries to make sure that I had the right number of exhibitions in my new database, while also checking that unwanted duplicate records did not copy over.</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Locations Table</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4"/>
          <w:szCs w:val="24"/>
          <w:rtl w:val="0"/>
        </w:rPr>
        <w:t xml:space="preserve">Most of my information for the locations table was able to be transferred over. I was not able to transport over when my locations were available as this function was not noticed until too late in the implementation of the database. Height of the room was also removed because it was never actually needed in the database.</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Added Attributes</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Loc_isTravelling</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        </w:t>
        <w:tab/>
      </w:r>
      <w:r w:rsidDel="00000000" w:rsidR="00000000" w:rsidRPr="00000000">
        <w:rPr>
          <w:sz w:val="24"/>
          <w:szCs w:val="24"/>
          <w:rtl w:val="0"/>
        </w:rPr>
        <w:t xml:space="preserve">This attribute was added because the travelexhibitionlocations table was removed, so it was needed to keep track of which locations were not physically in one of the museums. Values for width length and capacity were left as null for travelling exhibitions.</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tab/>
        <w:t xml:space="preserve">I checked to make sure only those values which were part of the travelling exhibition had the true value as all other ones should have been false.</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Loc_BuildingName</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        </w:t>
        <w:tab/>
      </w:r>
      <w:r w:rsidDel="00000000" w:rsidR="00000000" w:rsidRPr="00000000">
        <w:rPr>
          <w:sz w:val="24"/>
          <w:szCs w:val="24"/>
          <w:rtl w:val="0"/>
        </w:rPr>
        <w:t xml:space="preserve">I entered Indianapolis Museum of Art for all the locations located in my museum. For travelling locations, I added the owner of the building for which the travelling exhibition was visiting, which were other museums.  My database had the city listed as the travelling exhibition locations, so I added this as the location name while adding the name of the museum which was to be visited as the building name.</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        </w:t>
        <w:tab/>
      </w:r>
      <w:r w:rsidDel="00000000" w:rsidR="00000000" w:rsidRPr="00000000">
        <w:rPr>
          <w:sz w:val="24"/>
          <w:szCs w:val="24"/>
          <w:rtl w:val="0"/>
        </w:rPr>
        <w:t xml:space="preserve">I checked to make sure all my locations were listed as the Indianapolis museum of art while all other locations had a museum which made sense for the location listed as the building name.</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Added Values</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t xml:space="preserve">To account for the location of works which were borrowed, which the museum would care about, I added locations for the museum which borrowed the work  as the building name, with on loan as the location name. My old database handled the location of works by simply listing the location as on loan, but the new database had the building name as part of the primary key so it was necessary to add locations of on loan for each museum borrowing into the new database.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Transactions</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t xml:space="preserve">           Column        </w:t>
        <w:tab/>
        <w:t xml:space="preserve">|    </w:t>
        <w:tab/>
        <w:t xml:space="preserve">Type    </w:t>
        <w:tab/>
        <w:t xml:space="preserve">| Modifiers</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wtr_workcharid  </w:t>
        <w:tab/>
        <w:t xml:space="preserve">retained    </w:t>
        <w:tab/>
        <w:t xml:space="preserve">| ns_workcharid  </w:t>
        <w:tab/>
        <w:t xml:space="preserve">|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wtr_worknumid    </w:t>
        <w:tab/>
        <w:t xml:space="preserve">retained   </w:t>
        <w:tab/>
        <w:t xml:space="preserve">| ns_worknumid   </w:t>
        <w:tab/>
        <w:t xml:space="preserve">|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wtr_workdatabaseentrymuseum added| ns_ownername   </w:t>
        <w:tab/>
        <w:t xml:space="preserve">|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wtr_museuminvolved   </w:t>
        <w:tab/>
        <w:t xml:space="preserve">added   | ns_ownername   </w:t>
        <w:tab/>
        <w:t xml:space="preserve">|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wtr_client           </w:t>
        <w:tab/>
        <w:t xml:space="preserve">was owner   | ns_ownername   </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wtr_transactiontype  </w:t>
        <w:tab/>
        <w:t xml:space="preserve">retained   | ns_transactiontype |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wtr_transactiontime  </w:t>
        <w:tab/>
        <w:t xml:space="preserve">retained   | ns_transactiontime | not null</w:t>
      </w:r>
    </w:p>
    <w:p w:rsidR="00000000" w:rsidDel="00000000" w:rsidP="00000000" w:rsidRDefault="00000000" w:rsidRPr="00000000">
      <w:pPr>
        <w:ind w:firstLine="720"/>
        <w:contextualSpacing w:val="0"/>
      </w:pPr>
      <w:r w:rsidDel="00000000" w:rsidR="00000000" w:rsidRPr="00000000">
        <w:rPr>
          <w:sz w:val="28"/>
          <w:szCs w:val="28"/>
          <w:rtl w:val="0"/>
        </w:rPr>
        <w:t xml:space="preserve">Added museum involved</w:t>
      </w:r>
    </w:p>
    <w:p w:rsidR="00000000" w:rsidDel="00000000" w:rsidP="00000000" w:rsidRDefault="00000000" w:rsidRPr="00000000">
      <w:pPr>
        <w:ind w:firstLine="720"/>
        <w:contextualSpacing w:val="0"/>
      </w:pPr>
      <w:r w:rsidDel="00000000" w:rsidR="00000000" w:rsidRPr="00000000">
        <w:rPr>
          <w:sz w:val="28"/>
          <w:szCs w:val="28"/>
          <w:rtl w:val="0"/>
        </w:rPr>
        <w:t xml:space="preserve">Owner-&gt;client</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cmpt355_sjg970=&gt; \d loanees</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t xml:space="preserve">Table "public.loanees"</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Column   |      Type   </w:t>
        <w:tab/>
        <w:t xml:space="preserve">| Modifiers</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loaaddress to owners | address     </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loaphone  removed | phonenumber </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loaemail  to owners | email   </w:t>
        <w:tab/>
        <w:t xml:space="preserve">    |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loaname   to owners | loaneename  </w:t>
        <w:tab/>
        <w:t xml:space="preserve">|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loastart  to owners | loanstart   </w:t>
        <w:tab/>
        <w:t xml:space="preserve">|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loaend</w:t>
        <w:tab/>
        <w:t xml:space="preserve">to owers | loanend     </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loaaccnum  retained| accessionnumber |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loaaccsym  retained| accessionsymbol |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Travelexhibitionlocations</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t xml:space="preserve">Column   </w:t>
        <w:tab/>
        <w:t xml:space="preserve">|      Type   </w:t>
        <w:tab/>
        <w:t xml:space="preserve">| Modifiers</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telexhibition   retained in exhibitionlocation   | title       </w:t>
        <w:tab/>
        <w:t xml:space="preserve">|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tellocation </w:t>
        <w:tab/>
        <w:t xml:space="preserve">retained   | title       </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telexhibitionstart retained in exhibitionlocation | startdate   </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tellocationstart   retained in exhibitionlocations| startdate   </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tellocationend   exhibitionlocations  | enddate     </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teladdress   </w:t>
        <w:tab/>
        <w:t xml:space="preserve">owners  | locationaddress |</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telcity      </w:t>
        <w:tab/>
        <w:t xml:space="preserve">owners  | city        </w:t>
        <w:tab/>
        <w:t xml:space="preserve">| not null</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telsponsor   </w:t>
        <w:tab/>
        <w:t xml:space="preserve">Sponsors table  | sponsor     </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telsecurityname  In exhibitions table  | securityname</w:t>
        <w:tab/>
        <w:t xml:space="preserv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telinsurance </w:t>
        <w:tab/>
        <w:t xml:space="preserve">In value table  | value       </w:t>
        <w:tab/>
        <w:t xml:space="preserve">|</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Works Table</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Added and Altered Attributes</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Wor_workclassification</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This attribute was added to my database in order to further classify the type of work something was. More specific information can now be found about a piece such as the ability to find whether a painting is an portrait, landscape or still life and instead of knowing that a work is a piece of furniture, it can be known that the piece is specifically a wardrobe or a chair.</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Testing</w:t>
      </w:r>
    </w:p>
    <w:p w:rsidR="00000000" w:rsidDel="00000000" w:rsidP="00000000" w:rsidRDefault="00000000" w:rsidRPr="00000000">
      <w:pPr>
        <w:ind w:firstLine="720"/>
        <w:contextualSpacing w:val="0"/>
      </w:pPr>
      <w:r w:rsidDel="00000000" w:rsidR="00000000" w:rsidRPr="00000000">
        <w:rPr>
          <w:sz w:val="28"/>
          <w:szCs w:val="28"/>
          <w:rtl w:val="0"/>
        </w:rPr>
        <w:t xml:space="preserve">As this information was all new information for those works, which were paintings, I simply had to check that all paintings and furniture had a value for classification which made sense pertaining to the work. For other works such as all types of sculptures I compared the new works table to my old works table and made sure that all types for these types of works in the old works table matched the subtypes for the new works table.</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Wor_workphysicalproperty</w:t>
      </w:r>
      <w:r w:rsidDel="00000000" w:rsidR="00000000" w:rsidRPr="00000000">
        <w:rPr>
          <w:sz w:val="28"/>
          <w:szCs w:val="28"/>
          <w:rtl w:val="0"/>
        </w:rPr>
        <w:t xml:space="preserve">      </w:t>
        <w:tab/>
      </w:r>
    </w:p>
    <w:p w:rsidR="00000000" w:rsidDel="00000000" w:rsidP="00000000" w:rsidRDefault="00000000" w:rsidRPr="00000000">
      <w:pPr>
        <w:ind w:firstLine="720"/>
        <w:contextualSpacing w:val="0"/>
      </w:pPr>
      <w:r w:rsidDel="00000000" w:rsidR="00000000" w:rsidRPr="00000000">
        <w:rPr>
          <w:sz w:val="28"/>
          <w:szCs w:val="28"/>
          <w:rtl w:val="0"/>
        </w:rPr>
        <w:t xml:space="preserve">This attribute replace the type attribute from my database. Most of my attributes could be copied directly into this attribute. Because a classification attribute was added some of my types which were physical properties went into the classification attribute because they fit more as a subtype of the type of work the piece was. The types of ‘mold’, ‘carving’, and ‘metal work’ were put as classifications and the physical property was assigned to sculpture because these values fit more as classifications.</w:t>
      </w:r>
    </w:p>
    <w:p w:rsidR="00000000" w:rsidDel="00000000" w:rsidP="00000000" w:rsidRDefault="00000000" w:rsidRPr="00000000">
      <w:pPr>
        <w:contextualSpacing w:val="0"/>
      </w:pPr>
      <w:r w:rsidDel="00000000" w:rsidR="00000000" w:rsidRPr="00000000">
        <w:rPr>
          <w:b w:val="1"/>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For all works which were paintings and furniture I compared my new works table to my old works table to make sure the types in works matched physicalproperty is ns_works. For all works which were types of sculptures I check to make sure their physical property was indeed a sculpture. For all works which were clothing I checked to make sure the physical property was textile.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Wor_workcreator</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Some attributes were removed from work creator because they essentially described where the country of origin for a work was. This includes values such as Egyptian culture and Greek culture, because with the addition of the country of origin attribute, listing the culture a work is from under the creator is from becomes redundant.</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t xml:space="preserve">I checked to make sure the creator attribute in ns_works matched the artist attribute in my works table. As there were only a handful of works for which I removed the value assigned to artist, I checked to make sure these works had a culture which was also a country listed in my artist table.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Wor_workcreationdate and Wor_workCreationTimePeriod</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Althought an attribute existed within my database to record the creation date, it did not give a specific date, it gave a range of time or a year and so the . Because of this, works where not able to be categorized or compared based on when they were created. Under the creation date attribute I took the latest date possible for the time period listed for my works (i.e. a work recorded as 1930-1940 was given the creation Dec 31 1940) because I knew that my works were at least this old. My team decided to add the workCreationTimePeriod attribute because without it I lost a good amount of information. If for example I had a work recorded as being from the 14</w:t>
      </w:r>
      <w:r w:rsidDel="00000000" w:rsidR="00000000" w:rsidRPr="00000000">
        <w:rPr>
          <w:sz w:val="28"/>
          <w:szCs w:val="28"/>
          <w:vertAlign w:val="superscript"/>
          <w:rtl w:val="0"/>
        </w:rPr>
        <w:t xml:space="preserve">th </w:t>
      </w:r>
      <w:r w:rsidDel="00000000" w:rsidR="00000000" w:rsidRPr="00000000">
        <w:rPr>
          <w:sz w:val="28"/>
          <w:szCs w:val="28"/>
          <w:rtl w:val="0"/>
        </w:rPr>
        <w:t xml:space="preserve">to 16</w:t>
      </w:r>
      <w:r w:rsidDel="00000000" w:rsidR="00000000" w:rsidRPr="00000000">
        <w:rPr>
          <w:sz w:val="28"/>
          <w:szCs w:val="28"/>
          <w:vertAlign w:val="superscript"/>
          <w:rtl w:val="0"/>
        </w:rPr>
        <w:t xml:space="preserve">th</w:t>
      </w:r>
      <w:r w:rsidDel="00000000" w:rsidR="00000000" w:rsidRPr="00000000">
        <w:rPr>
          <w:sz w:val="28"/>
          <w:szCs w:val="28"/>
          <w:rtl w:val="0"/>
        </w:rPr>
        <w:t xml:space="preserve"> century, this is a wide range, and although it is useful to record this value as the latest date in the 16</w:t>
      </w:r>
      <w:r w:rsidDel="00000000" w:rsidR="00000000" w:rsidRPr="00000000">
        <w:rPr>
          <w:sz w:val="28"/>
          <w:szCs w:val="28"/>
          <w:vertAlign w:val="superscript"/>
          <w:rtl w:val="0"/>
        </w:rPr>
        <w:t xml:space="preserve">th</w:t>
      </w:r>
      <w:r w:rsidDel="00000000" w:rsidR="00000000" w:rsidRPr="00000000">
        <w:rPr>
          <w:sz w:val="28"/>
          <w:szCs w:val="28"/>
          <w:rtl w:val="0"/>
        </w:rPr>
        <w:t xml:space="preserve"> century for purposes of comparing data, it is also useful to keep the data stating that a work was created anywhere between 200 years.</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I checked to make sure the values in my workcreationtimeperiod attribute in ns_works matched those for my creationdate in my works table. For my creationdate attribute in my ns_works table, I checked to make sure the date was Dec 31 of the latest year in the range of years for the value in my creationdate field for my works table.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Wor_workBorrowable</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My database recorded whether a work was owned, was borrowed, or could be potentially borrowed. I replaced this with an attribute in the work table which just said if a work was borrowable. This was suffice because the owners table records if a work is owned by the museum, and the transactions table can be used to find if a work is currently borrowed. All that needed to be known then is if a work could be borrowed so all works which were recorded as ‘borrowed’ or ‘potentially borrowed’ were given the value ‘TRUE’ for wor_workborrowable. The date when a work was borrowed was not available and so no data was added for borrow transactions which were not recorded as this would be incorrect and fraudulent data.</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t xml:space="preserve">In testing this I checked to make sure those attributes, which were potentially_borrowed and borrowed in my works tables were recorded as true in my ns_works table and false otherwise.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Wor_workcountryoforigin</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Much of this information for the country where a work came from was able to be extracted from my database under the subtype attributes. This was able to be done for all attributes which stated a type of American art. However those works which were listed as African, Asian, European and from the Americas, new data had to be entered in.</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t xml:space="preserve">I checked that those works which were a style of American art(American impressionism, American modernism etc. ) said that the country of origin was the united states and for other works I checked that the country of origin within my ns_works table, residing within the geographic region which was listed under the subtype for my works table.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Wor_workgeographicregionoforigin</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This was mainly able to be extracted from the subtype attribute within my works table, as my subtypes mostly indicated a region of the world (Ancient art of the Mediterranean, native arts of the Americas, Asian art, African art, American modernism …). For the American arts I listed the region as north America.</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t xml:space="preserve">To avoid losing information about a work being ancient in the case of ‘Ancient art of the Meditteranean, or a work being native, in ‘native arts of the americas’. I added a themes of native arts and ancient arts to my themes table.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I checked to make sure that the values for geographicregionoforigin for my ns_works table attribute matched the region which was stated in my subtypes for my works table.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Wor_workfieldOfScience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tab/>
        <w:t xml:space="preserve">I left all these values as null for my works, as none of them pertained to a field of science.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Wor_DatabaseEntryLocation</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        </w:t>
        <w:tab/>
      </w:r>
      <w:r w:rsidDel="00000000" w:rsidR="00000000" w:rsidRPr="00000000">
        <w:rPr>
          <w:sz w:val="28"/>
          <w:szCs w:val="28"/>
          <w:rtl w:val="0"/>
        </w:rPr>
        <w:t xml:space="preserve">I simply entered that each of my works was entered in at the ‘Indianapolis Museum of Art’ and checked to make sure each work got this value.</w:t>
      </w:r>
    </w:p>
    <w:p w:rsidR="00000000" w:rsidDel="00000000" w:rsidP="00000000" w:rsidRDefault="00000000" w:rsidRPr="00000000">
      <w:pPr>
        <w:spacing w:after="0" w:before="0" w:line="276" w:lineRule="auto"/>
        <w:contextualSpacing w:val="0"/>
      </w:pPr>
      <w:r w:rsidDel="00000000" w:rsidR="00000000" w:rsidRPr="00000000">
        <w:rPr>
          <w:sz w:val="28"/>
          <w:szCs w:val="28"/>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8"/>
          <w:szCs w:val="28"/>
          <w:rtl w:val="0"/>
        </w:rPr>
        <w:t xml:space="preserve">Removed Attributes</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DateOfAcquistion</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        </w:t>
        <w:tab/>
      </w:r>
      <w:r w:rsidDel="00000000" w:rsidR="00000000" w:rsidRPr="00000000">
        <w:rPr>
          <w:sz w:val="24"/>
          <w:szCs w:val="24"/>
          <w:rtl w:val="0"/>
        </w:rPr>
        <w:t xml:space="preserve">This attribute, which was present in my old database as wkdoacq, was not included in my new database as the date of acquisition could be obtained by looking at the transactions table for when the museum obtained the work.</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Insurance Value</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tab/>
        <w:t xml:space="preserve">A insurance value field was not included be a value table was made. This is because the insurance value should be temporal data, as the value may change over time for reasons such as the work becoming part of a travelling exhibition, inflation, a work being damaged, etc. I entered records for my insurance values of works into my values table with the current date, because I knew the works have an insurance value of what was stated in the works table on the current date. My database had a lump insurance value for travelling exhibitions which was equal to twice the value of each work on the travelling exhibition so for the periods when my works where on travelling exhibitions I entered records for the double the regular insurance value into my value table and records for the regular insurance value scheduled for when the works returned from the travelling exhibition.</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Testing</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tab/>
        <w:t xml:space="preserve">I queried the Insurance value table to check for records of the insurance values of my works, as well the changing insurance values while on a travelling exhibition</w:t>
      </w:r>
    </w:p>
    <w:p w:rsidR="00000000" w:rsidDel="00000000" w:rsidP="00000000" w:rsidRDefault="00000000" w:rsidRPr="00000000">
      <w:pPr>
        <w:spacing w:after="0" w:before="0" w:line="276" w:lineRule="auto"/>
        <w:contextualSpacing w:val="0"/>
      </w:pPr>
      <w:r w:rsidDel="00000000" w:rsidR="00000000" w:rsidRPr="00000000">
        <w:rPr>
          <w:sz w:val="24"/>
          <w:szCs w:val="24"/>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Unchanged attributes</w:t>
      </w:r>
    </w:p>
    <w:p w:rsidR="00000000" w:rsidDel="00000000" w:rsidP="00000000" w:rsidRDefault="00000000" w:rsidRPr="00000000">
      <w:pPr>
        <w:spacing w:after="0" w:before="0" w:line="276" w:lineRule="auto"/>
        <w:contextualSpacing w:val="0"/>
      </w:pPr>
      <w:r w:rsidDel="00000000" w:rsidR="00000000" w:rsidRPr="00000000">
        <w:rPr>
          <w:b w:val="1"/>
          <w:sz w:val="24"/>
          <w:szCs w:val="24"/>
          <w:rtl w:val="0"/>
        </w:rPr>
        <w:t xml:space="preserve">        </w:t>
        <w:tab/>
      </w:r>
      <w:r w:rsidDel="00000000" w:rsidR="00000000" w:rsidRPr="00000000">
        <w:rPr>
          <w:sz w:val="24"/>
          <w:szCs w:val="24"/>
          <w:rtl w:val="0"/>
        </w:rPr>
        <w:t xml:space="preserve">For the worknumid, workcharid, worname, and workdescription, I had these values stored under a different name in my old database and simply checked to make sure they moved into the new attributes.</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72"/>
            <w:szCs w:val="72"/>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72"/>
            <w:szCs w:val="72"/>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72"/>
            <w:szCs w:val="72"/>
            <w:rtl w:val="0"/>
            <w:rPrChange w:author="Mohamed Kassem" w:id="22" w:date="2016-12-06T11:59:06Z">
              <w:rPr>
                <w:sz w:val="28"/>
                <w:szCs w:val="28"/>
              </w:rPr>
            </w:rPrChange>
          </w:rPr>
          <w:t xml:space="preserve"> </w:t>
        </w:r>
      </w:ins>
    </w:p>
    <w:p w:rsidR="00000000" w:rsidDel="00000000" w:rsidP="00000000" w:rsidRDefault="00000000" w:rsidRPr="00000000">
      <w:pPr>
        <w:spacing w:line="276"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72"/>
            <w:szCs w:val="72"/>
            <w:rtl w:val="0"/>
            <w:rPrChange w:author="Mohamed Kassem" w:id="22" w:date="2016-12-06T11:59:06Z">
              <w:rPr>
                <w:sz w:val="28"/>
                <w:szCs w:val="28"/>
              </w:rPr>
            </w:rPrChange>
          </w:rPr>
          <w:t xml:space="preserve">CMPT 355 REPORT</w:t>
        </w:r>
      </w:ins>
    </w:p>
    <w:p w:rsidR="00000000" w:rsidDel="00000000" w:rsidP="00000000" w:rsidRDefault="00000000" w:rsidRPr="00000000">
      <w:pPr>
        <w:spacing w:line="276"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40"/>
            <w:szCs w:val="40"/>
            <w:rtl w:val="0"/>
            <w:rPrChange w:author="Mohamed Kassem" w:id="22" w:date="2016-12-06T11:59:06Z">
              <w:rPr>
                <w:sz w:val="28"/>
                <w:szCs w:val="28"/>
              </w:rPr>
            </w:rPrChange>
          </w:rPr>
          <w:t xml:space="preserve">Part D (revisited)&amp; Part E</w:t>
        </w:r>
      </w:ins>
    </w:p>
    <w:p w:rsidR="00000000" w:rsidDel="00000000" w:rsidP="00000000" w:rsidRDefault="00000000" w:rsidRPr="00000000">
      <w:pPr>
        <w:spacing w:line="360"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32"/>
            <w:szCs w:val="32"/>
            <w:rtl w:val="0"/>
            <w:rPrChange w:author="Mohamed Kassem" w:id="22" w:date="2016-12-06T11:59:06Z">
              <w:rPr>
                <w:sz w:val="28"/>
                <w:szCs w:val="28"/>
              </w:rPr>
            </w:rPrChange>
          </w:rPr>
          <w:t xml:space="preserve"> </w:t>
        </w:r>
      </w:ins>
    </w:p>
    <w:p w:rsidR="00000000" w:rsidDel="00000000" w:rsidP="00000000" w:rsidRDefault="00000000" w:rsidRPr="00000000">
      <w:pPr>
        <w:spacing w:line="360"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32"/>
            <w:szCs w:val="32"/>
            <w:rtl w:val="0"/>
            <w:rPrChange w:author="Mohamed Kassem" w:id="22" w:date="2016-12-06T11:59:06Z">
              <w:rPr>
                <w:sz w:val="28"/>
                <w:szCs w:val="28"/>
              </w:rPr>
            </w:rPrChange>
          </w:rPr>
          <w:t xml:space="preserve"> </w:t>
        </w:r>
      </w:ins>
    </w:p>
    <w:p w:rsidR="00000000" w:rsidDel="00000000" w:rsidP="00000000" w:rsidRDefault="00000000" w:rsidRPr="00000000">
      <w:pPr>
        <w:spacing w:line="360"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32"/>
            <w:szCs w:val="32"/>
            <w:rtl w:val="0"/>
            <w:rPrChange w:author="Mohamed Kassem" w:id="22" w:date="2016-12-06T11:59:06Z">
              <w:rPr>
                <w:sz w:val="28"/>
                <w:szCs w:val="28"/>
              </w:rPr>
            </w:rPrChange>
          </w:rPr>
          <w:t xml:space="preserve"> </w:t>
        </w:r>
      </w:ins>
    </w:p>
    <w:p w:rsidR="00000000" w:rsidDel="00000000" w:rsidP="00000000" w:rsidRDefault="00000000" w:rsidRPr="00000000">
      <w:pPr>
        <w:spacing w:line="360"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40"/>
            <w:szCs w:val="40"/>
            <w:rtl w:val="0"/>
            <w:rPrChange w:author="Mohamed Kassem" w:id="22" w:date="2016-12-06T11:59:06Z">
              <w:rPr>
                <w:sz w:val="28"/>
                <w:szCs w:val="28"/>
              </w:rPr>
            </w:rPrChange>
          </w:rPr>
          <w:t xml:space="preserve">Mohamed Kassem</w:t>
        </w:r>
      </w:ins>
    </w:p>
    <w:p w:rsidR="00000000" w:rsidDel="00000000" w:rsidP="00000000" w:rsidRDefault="00000000" w:rsidRPr="00000000">
      <w:pPr>
        <w:spacing w:line="360"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40"/>
            <w:szCs w:val="40"/>
            <w:rtl w:val="0"/>
            <w:rPrChange w:author="Mohamed Kassem" w:id="22" w:date="2016-12-06T11:59:06Z">
              <w:rPr>
                <w:sz w:val="28"/>
                <w:szCs w:val="28"/>
              </w:rPr>
            </w:rPrChange>
          </w:rPr>
          <w:t xml:space="preserve">NSID: mgk787</w:t>
        </w:r>
      </w:ins>
    </w:p>
    <w:p w:rsidR="00000000" w:rsidDel="00000000" w:rsidP="00000000" w:rsidRDefault="00000000" w:rsidRPr="00000000">
      <w:pPr>
        <w:spacing w:line="360"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40"/>
            <w:szCs w:val="40"/>
            <w:rtl w:val="0"/>
            <w:rPrChange w:author="Mohamed Kassem" w:id="22" w:date="2016-12-06T11:59:06Z">
              <w:rPr>
                <w:sz w:val="28"/>
                <w:szCs w:val="28"/>
              </w:rPr>
            </w:rPrChange>
          </w:rPr>
          <w:t xml:space="preserve">Student No.: 11129292</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8"/>
            <w:szCs w:val="28"/>
            <w:rtl w:val="0"/>
            <w:rPrChange w:author="Mohamed Kassem" w:id="22" w:date="2016-12-06T11:59:06Z">
              <w:rPr>
                <w:sz w:val="28"/>
                <w:szCs w:val="28"/>
              </w:rPr>
            </w:rPrChange>
          </w:rPr>
          <w:t xml:space="preserve"> </w:t>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tl w:val="0"/>
          </w:rPr>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tl w:val="0"/>
          </w:rPr>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tl w:val="0"/>
          </w:rPr>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tl w:val="0"/>
          </w:rPr>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tl w:val="0"/>
          </w:rPr>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tl w:val="0"/>
          </w:rPr>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tl w:val="0"/>
          </w:rPr>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tl w:val="0"/>
          </w:rPr>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tl w:val="0"/>
          </w:rPr>
        </w:r>
      </w:ins>
    </w:p>
    <w:p w:rsidR="00000000" w:rsidDel="00000000" w:rsidP="00000000" w:rsidRDefault="00000000" w:rsidRPr="00000000">
      <w:pPr>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8"/>
            <w:szCs w:val="28"/>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b w:val="1"/>
            <w:sz w:val="52"/>
            <w:szCs w:val="52"/>
            <w:rtl w:val="0"/>
            <w:rPrChange w:author="Mohamed Kassem" w:id="22" w:date="2016-12-06T11:59:06Z">
              <w:rPr>
                <w:sz w:val="28"/>
                <w:szCs w:val="28"/>
              </w:rPr>
            </w:rPrChange>
          </w:rPr>
          <w:t xml:space="preserve">Introduction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 this report I introduce the architecture for my individual assigned museum database. The report focuses on the information contained in my museum databases and how this information can be transferred to the new team database with the least amount of information losses. It’s not meant to provide a comprehensive </w:t>
        </w:r>
        <w:r w:rsidDel="00000000" w:rsidR="00000000" w:rsidRPr="00000000">
          <w:rPr>
            <w:rFonts w:ascii="Times New Roman" w:cs="Times New Roman" w:eastAsia="Times New Roman" w:hAnsi="Times New Roman"/>
            <w:b w:val="1"/>
            <w:sz w:val="24"/>
            <w:szCs w:val="24"/>
            <w:u w:val="single"/>
            <w:rtl w:val="0"/>
            <w:rPrChange w:author="Mohamed Kassem" w:id="22" w:date="2016-12-06T11:59:06Z">
              <w:rPr>
                <w:sz w:val="28"/>
                <w:szCs w:val="28"/>
              </w:rPr>
            </w:rPrChange>
          </w:rPr>
          <w:t xml:space="preserve">technical explanation</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about everything in my individual database or how it can be transferred to fit the new team database design using SQL.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b w:val="1"/>
            <w:sz w:val="52"/>
            <w:szCs w:val="52"/>
            <w:rtl w:val="0"/>
            <w:rPrChange w:author="Mohamed Kassem" w:id="22" w:date="2016-12-06T11:59:06Z">
              <w:rPr>
                <w:sz w:val="28"/>
                <w:szCs w:val="28"/>
              </w:rPr>
            </w:rPrChange>
          </w:rPr>
          <w:t xml:space="preserve">Report Outlines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b w:val="1"/>
            <w:sz w:val="28"/>
            <w:szCs w:val="28"/>
            <w:rtl w:val="0"/>
            <w:rPrChange w:author="Mohamed Kassem" w:id="22" w:date="2016-12-06T11:59:06Z">
              <w:rPr>
                <w:sz w:val="28"/>
                <w:szCs w:val="28"/>
              </w:rPr>
            </w:rPrChange>
          </w:rPr>
          <w:t xml:space="preserve">A. Museum’s Works Classification (Part D revised)</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b w:val="1"/>
            <w:sz w:val="28"/>
            <w:szCs w:val="28"/>
            <w:rtl w:val="0"/>
            <w:rPrChange w:author="Mohamed Kassem" w:id="22" w:date="2016-12-06T11:59:06Z">
              <w:rPr>
                <w:sz w:val="28"/>
                <w:szCs w:val="28"/>
              </w:rPr>
            </w:rPrChange>
          </w:rPr>
          <w:t xml:space="preserve">B. Personal Database architecture and ER diagrams (Part D revised)</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All about Tables and Views  </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All about domains and attributes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b w:val="1"/>
            <w:sz w:val="28"/>
            <w:szCs w:val="28"/>
            <w:rtl w:val="0"/>
            <w:rPrChange w:author="Mohamed Kassem" w:id="22" w:date="2016-12-06T11:59:06Z">
              <w:rPr>
                <w:sz w:val="28"/>
                <w:szCs w:val="28"/>
              </w:rPr>
            </w:rPrChange>
          </w:rPr>
          <w:t xml:space="preserve">C. Transferring data in to the new team database (Part D revised&amp; Part E)</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What changes were made were made to transform my database to the new team database</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How information will be migrated to the new database without being lost.</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b w:val="1"/>
            <w:sz w:val="28"/>
            <w:szCs w:val="28"/>
            <w:rtl w:val="0"/>
            <w:rPrChange w:author="Mohamed Kassem" w:id="22" w:date="2016-12-06T11:59:06Z">
              <w:rPr>
                <w:sz w:val="28"/>
                <w:szCs w:val="28"/>
              </w:rPr>
            </w:rPrChange>
          </w:rPr>
          <w:t xml:space="preserve">D. Evaluating and testing the correctness of the new database.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tab/>
        </w:r>
      </w:ins>
    </w:p>
    <w:p w:rsidR="00000000" w:rsidDel="00000000" w:rsidP="00000000" w:rsidRDefault="00000000" w:rsidRPr="00000000">
      <w:pPr>
        <w:spacing w:line="328.8" w:lineRule="auto"/>
        <w:contextualSpacing w:val="0"/>
        <w:jc w:val="center"/>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b w:val="1"/>
            <w:sz w:val="32"/>
            <w:szCs w:val="32"/>
            <w:rtl w:val="0"/>
            <w:rPrChange w:author="Mohamed Kassem" w:id="22" w:date="2016-12-06T11:59:06Z">
              <w:rPr>
                <w:sz w:val="28"/>
                <w:szCs w:val="28"/>
              </w:rPr>
            </w:rPrChange>
          </w:rPr>
          <w:t xml:space="preserve">A. Museum’s Works Classification (Part D revised)</w:t>
        </w:r>
      </w:ins>
    </w:p>
    <w:p w:rsidR="00000000" w:rsidDel="00000000" w:rsidP="00000000" w:rsidRDefault="00000000" w:rsidRPr="00000000">
      <w:pPr>
        <w:spacing w:line="328.8" w:lineRule="auto"/>
        <w:ind w:firstLine="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This section focuses on the differences between the classification of works in my individual database and the new team database, and shall not discuss in details any of databases tables, attributes or domains. The main focus will be on how my works will be classified under the new team design, and how my works’ classification can fit under broader categories in the new design.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The Frick Collection (i.e. my personal assigned museum) is a museum of art work. It has a collection of works that can be generally classified in to one of the following categories: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1.     </w:t>
          <w:tab/>
          <w:t xml:space="preserve">Painting</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2.     </w:t>
          <w:tab/>
          <w:t xml:space="preserve">Textile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3.     </w:t>
          <w:tab/>
          <w:t xml:space="preserve">Metal works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4.     </w:t>
          <w:tab/>
          <w:t xml:space="preserve">Clocks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5.     </w:t>
          <w:tab/>
          <w:t xml:space="preserve">Sculpture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These categories are what I refer in my database as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work’s types</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The word ‘</w:t>
        </w:r>
        <w:r w:rsidDel="00000000" w:rsidR="00000000" w:rsidRPr="00000000">
          <w:rPr>
            <w:rFonts w:ascii="Times New Roman" w:cs="Times New Roman" w:eastAsia="Times New Roman" w:hAnsi="Times New Roman"/>
            <w:sz w:val="24"/>
            <w:szCs w:val="24"/>
            <w:u w:val="single"/>
            <w:rtl w:val="0"/>
            <w:rPrChange w:author="Mohamed Kassem" w:id="22" w:date="2016-12-06T11:59:06Z">
              <w:rPr>
                <w:sz w:val="28"/>
                <w:szCs w:val="28"/>
              </w:rPr>
            </w:rPrChange>
          </w:rPr>
          <w:t xml:space="preserve">types’</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is not indicative enough to how the work is exactly classified, and that’s why in the new team database works will be classified according to different attributes. Each of the above mentioned work’s types are also classified according to my database into one or more of types.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Below is a list of classifications that any work in my database can categorized under</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Painting: can be either</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Portrait</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Landscape</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Genre: a style of painting depicting scenes from ordinary life, especially domestic situations</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iv.</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Still-Life: is a work of art depicting mostly inanimate subject matter, typically commonplace objects which may be either natural (food, flowers, dead animals, plants, rocks, or shells) or man-made (drinking glasses, books, vases, jewelry, coins, pipes, and so on)</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v.</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History: Painting that describes historical and religious events or scenes</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Textile: can be either</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Carpets</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Tapestry</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III.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Metalwork: can be only (no other types of metal works in my database)</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Jewellery</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IV.</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Clocks: can be either</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Bracket</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Mantel</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Long-case</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iv.</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Pendant</w:t>
        </w:r>
      </w:ins>
    </w:p>
    <w:p w:rsidR="00000000" w:rsidDel="00000000" w:rsidP="00000000" w:rsidRDefault="00000000" w:rsidRPr="00000000">
      <w:pPr>
        <w:spacing w:line="328.8" w:lineRule="auto"/>
        <w:ind w:left="108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v.</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Astronomical</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V.</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Sculpture: can be either</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Round:</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sculpture in the round, free-standing sculpture, such as statues, not attached to any other surface</w:t>
        </w:r>
      </w:ins>
    </w:p>
    <w:p w:rsidR="00000000" w:rsidDel="00000000" w:rsidP="00000000" w:rsidRDefault="00000000" w:rsidRPr="00000000">
      <w:pPr>
        <w:spacing w:line="328.8" w:lineRule="auto"/>
        <w:ind w:left="720"/>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ii.</w:t>
        </w:r>
        <w:r w:rsidDel="00000000" w:rsidR="00000000" w:rsidRPr="00000000">
          <w:rPr>
            <w:rFonts w:ascii="Times New Roman" w:cs="Times New Roman" w:eastAsia="Times New Roman" w:hAnsi="Times New Roman"/>
            <w:sz w:val="14"/>
            <w:szCs w:val="14"/>
            <w:rtl w:val="0"/>
            <w:rPrChange w:author="Mohamed Kassem" w:id="22" w:date="2016-12-06T11:59:06Z">
              <w:rPr>
                <w:sz w:val="28"/>
                <w:szCs w:val="28"/>
              </w:rPr>
            </w:rPrChange>
          </w:rPr>
          <w:t xml:space="preserve">         </w:t>
        </w:r>
        <w:r w:rsidDel="00000000" w:rsidR="00000000" w:rsidRPr="00000000">
          <w:rPr>
            <w:rFonts w:ascii="Times New Roman" w:cs="Times New Roman" w:eastAsia="Times New Roman" w:hAnsi="Times New Roman"/>
            <w:b w:val="1"/>
            <w:sz w:val="24"/>
            <w:szCs w:val="24"/>
            <w:rtl w:val="0"/>
            <w:rPrChange w:author="Mohamed Kassem" w:id="22" w:date="2016-12-06T11:59:06Z">
              <w:rPr>
                <w:sz w:val="28"/>
                <w:szCs w:val="28"/>
              </w:rPr>
            </w:rPrChange>
          </w:rPr>
          <w:t xml:space="preserve">Relief:</w:t>
        </w:r>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sculptures, which are at least partly attached to a background surface.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To understand how the works in my museum collection can be classified under the new team database design; I will briefly discuss how works are classified in the new team database, then I will explain how I can classify the works in my museum collection (i.e. works’ types and subtypes) under the new works’ classification.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Works or Items in the new team database are categorized with three main attributes; one attribute categorize works based on a main theme. A work may fit into multiple themes. Themes are conceptual qualities that can describe the related work. The second attribute categorize works based on their physical property (what they are actually are). Metal Work, Furniture, Carving, Ceramics, Painting, Textile, Electrical Work, or Mechanical Work are all examples that can fit under the physical property of the work. The third and last attribute in the new team database categorizes works which share the same physical property by classifying them based on more specific characteristics (for example, a painting may be a portrait, a landscape; textile maybe a carpet, cloths or tapestry etc.). This attribute was chosen in order to maintain information on subtypes of some of the museums which served a similar purpose.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From the above discussion, one can see that the classification of works in my individual database, can perfectly fit the classification of works in the new team database.  Works types and subtypes in my database are mapped with no changes to be physical property and a sub classification of physical property. However, my database doesn’t hold any information about the conceptual qualities of a work (i.e. works theme). This is one important information that is need to be collected from my museum works collection to fit under the new database system. In order to do that, I have to carefully search the works description of every work trying to look for keywords, that could identify one or more theme that can describes the work. For example, Spirituality, Religions, Christianity, Wars and European culture are example of themes than can fit some of my works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II.   Personal Database architecture and ER diagrams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tab/>
          <w:t xml:space="preserve">i.     </w:t>
          <w:tab/>
          <w:t xml:space="preserve">Discussion of tables purposes in my individual database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tab/>
          <w:t xml:space="preserve">My individual database system consists of a number of core tables that essentially records all information regarding my museum works collection, work’s location, museum’s locations, exhibitions, exhibition’s locations, exhibition’s works, travelling exhibition and etc. Figure 1, in this report shows a complete E-R diagram for my individual museum database.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The E-R diagram shows that there exists the following tables and relations in my museum database (tables are discussed in logical order)</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1.     </w:t>
          <w:tab/>
          <w:t xml:space="preserve">MuseumCollection table: This table stores basic non-temporal information about works in my museum collection. This includes data about the Item character key, Item numeric key, Item’s name, Item’s type, Item’s subtype, Item author/Source, Year of completion, Item’s Insurance value and a description.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in this table can be mapped directly in to the Works table in the new team database without any information loss. However, it should be noted as discussed earlier in the previous section; the new team database does not directly refer to work’s type and work’s sub-types, however, it instead uses PhysicalProperty and Workclassification as attributes to categorize works based on their types and sub-type.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2.     </w:t>
          <w:tab/>
          <w:t xml:space="preserve">WorksMedium table: This table record information about the materials and media used in the creation of the work. It allows each work to have one or more type of media (i.e. (1,,1) work in MuseumCollection table can have (1,,n) type of media in WorksMedium table)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in this table can be mapped directly in to the WorkMediums table in the new team database without any information loss.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3.     </w:t>
          <w:tab/>
          <w:t xml:space="preserve">ItemsOwnership table: This table records data about the ownership status of works in my museum collection, and how it changes over time. It should be noted that this table records dated information about the ownership status of works and not data about the owners themselves. An owner ship status can be one of these values: 'OWNED-PURCHASED', 'LONG TERM BORROWED', 'POTENTIAL BORROWING', 'SOLD'. The table records the starting and ending date of each ownership status. For owned/or purchased and sold items the attribute (i.e. Ito_return_selling date) that records the end date of an ownership status is set to be NULL.</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Note: this table doesn’t mention anything about loaned works (i.e. works that my museums are loaning to other museums). Loaned works will be discussed later in a separate table.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in this table can be directly distributed to be stored into WorksTransaction and WorksOwner tables in the new team database. In the new team database WorksTransaction table stores temporal information about transactions involving museums’ works. Works’ transaction includes purchasing a new work, loaning, borrowing, and selling a work as well as incidence of a work being donated, damaged, or when a work has gone missing. While, WorksOwner table stores temporal information about the organizations or people who have owned or currently own a specific museum work/item in the museum database. It also stores in the two attributes OwnershipStartDate and OwnershipEndDate the period of time that an owner is in possession of a work. It also set OwnershipEndDate to Null for transactions like selling and purchasing new items. So, Information contained in my ItemsOwnership table can in fact be distributed among these two tables with the loss of any piece of information. It will only be a matter of how to use SQL to copy part of the data between the two table.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4.     </w:t>
          <w:tab/>
          <w:t xml:space="preserve">ItemsLoans: This table records dated information about loaned works and the organizations our museum are loaning to. This includes data to identify the works itself (i.e. Work’s identification keys), the organization name, organization address, phone number, email address, starting date of the loan period and the ending date of the loan period.</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It is discussed in the previous point that the new team database records temporal information about all Works’ transactions and works’ ownership in WorksTransaction and WorksOwner tables. WorksTransaction table records any type of transaction done on the work. It does not separate between borrowed, sold, purchased, and loaned works. They are all statues that describe the work’s transcation.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in my ItemsLoan table can be directly distributed with some modifications to be stored into WorksTransaction and WorksOwner tables in the new team database. Firstly, Information about the borrowing organization can be directly stored in to WorksOwner tables, while information about the works themselves and their status of being loaned are to be recorded in WorksTransaction with a transaction status/or type: On loan (Note: WorksTransaction table in the new team database has an attribute named wtr_TransactionType to record the type of the transaction done on the work).</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To summarize the last two points. Information contained in ItemsOwnership and ItemsLons tables in my databases can be transferred without the loss of any data into the new team database. This can be done by distributing the data contained in both tables on WorksTransaction and WorksOwner tables in the new team database. It also worth to mention that WorksTransaction and WorksOwner tables in the new team stores temporal data. So, for my data to fit there, it has to be stamped with an extra time feature (not date).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5.     </w:t>
          <w:tab/>
          <w:t xml:space="preserve">MuseumLocations table: This table records basic information about the locations/ and or rooms available in my individual museum. This includes data about the name of the location (example, Gallery_A, Gallery_B, Storage, Lobby and etc.), suggested minimum and maximum number of works that the location can hold, number of doors exist in the location and Area size (in meter square) of the whole location.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in this table can be mapped with some modifications into Locations table in the new team database. Firstly, Locations table in the new database doesn’t record the Area size of the location, however, it records the physical dimensions (i.e. length and width) of the location in meters. So, in order not to lose information about the sizes of locations in my database, I need to explicitly records the physical dimensions of each location as length and width instead of using Area (ml_areasquaremeter attribute must be dropped and replaced by two other attributes that describes length and width of the locations). Also, Locations table in the new database doesn’t record number of doors that a location has, however, this information can be calculated by counting how many connections a location has in Door table (more about this point in the next point). Dropping the recorded data about the number of doors location has from this table is necessary in order to fit the new database design.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6.     </w:t>
          <w:tab/>
          <w:t xml:space="preserve">LocationsConnection table: This table records the connections (i.e. pathways) between different locations/rooms in my museums.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in this table can be mapped directly without modifications into Door table in the new team database. It should be noted here, that the data we dropped earlier about the number of doors a location has, can be calculated from this table without the need to be recorded in a separate attribute, as it’s currently done in my database.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7.     </w:t>
          <w:tab/>
          <w:t xml:space="preserve">MuseumLocationState: This table records data about the physical status/or condition of each location in the museum. In other works, it records by date only when a location is open (means active and currently displaying work), closed (might be closed to prepare for an exhibition), under construction and in-maintenance. Any changes in the status/or condition of the location is recorded in this table (example, a location might be opened for a certain period of time and for another period it’s recorded to be in-maintenance). Note: OPEN, UNDER_CONSTRUCTION, IN-MAINTENANCE, PREPEXHIBITION are all values that can be stored in mls_locationstatus attribute in this table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in this table can’t be mapped or stored directly to any of the new team database tables. It was assessed by the team, that this is not a necessary information that needs a separate table. So, yes, information about the location status of my museum’s locations might be lost here.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8.     </w:t>
          <w:tab/>
          <w:t xml:space="preserve">Exhibitions table: This table stores very basic information about an exhibition likes its name and a brief description for the exhibition and its collection.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9.     </w:t>
          <w:tab/>
          <w:t xml:space="preserve">ExhibitionsLocation table: This table stores temporal information about the location of each exhibition ran by my museum. This includes data about the name of the exhibition, its intended location in the museum (example, which gallery this exhibition will be or was held in), starting date and time of the exhibition and end data and time. The main purpose of this table is to provide a detailed timestamped history of the locations an exhibition had over any period of time.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in these last two tables can be directly transferred without modification to the new team database by storing their data content in to Exhibitions and ExhibitionLocations tables in the new team database. However, there exists a major difference between my design for these two table and the new database design. My database ExhibitionLocations table stores temporal information about the locations of works regardless of their location being inside the museum or outside the museum. An SQL produced report for my ExhibitionLocations table can display the location of an Exhibition to be Gallery_A or Gallery_B, but it can also show that an exhibition is currently or was previously in the City Of Regina, Saskatoon or whatever its location under the sun. The table is mean to provide a temporal history of exhibition locations regardless of whether ‘this’ location is in my museum (i.e. the location is a museum gallery) or outside the museum. On the other side, in the new team database ExhibitionLocations table only records temporal data of exhibitions’ locations in any of the locations that exit in any of our five partner museums. It’s not allowed to store exhibition locations outside any of our five partner museums.  For my database to fit that exhibitions’ location constraint, my database has to restrict the exhibition locations to be only one of the locations in my museums (i.e. to be only one of my museum galleries). However, temporal information about exhibitions’ locations outside any of my museum’s locations will be stored in the new team database into a TravellingExhibition and TravellingExhibitionDestinations tables (More details about these two table in the following point). So, as an overall no information contained in ‘this’ table (i.e. ExhibitionLocation table in my database) will be lost, however, the data will have to be distributed and stored in a different structure.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10.TravelingExhibition table: This table stores non-temporal information about exhibitions that my museum decided to set on travel. This includes the name of the traveling exhibition (the exhibition must originally exit in the museum database), sponsor name, the city the exhibition will be held in, the name of the head of security responsible to secure the exhibition and finally the total insurance value for the traveling exhibition. Note: according to my database design the starting and end date and time of any exhibition regardless of whether it’s traveling or no are stored in ExhibitionLocation table because date and time of an exhibition worth nothing for a museum admin without mentioning the location factor.</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about travelling exhibitions in this table, their locations stored in the previous table according to my database design and their starting and ending date (also stored attached to a certain city in the previous table) MUST be shared among different tables in the new team database. In the new team database, there are three table handling travelling exhibitions; they are TravellingExhibitions table, TravellingExhibitionDestination table and TravellingExhibitionSponsors table.  TravellingExhibitions table mainly records the departure date/time of the whole travelling exhibitions regardless of its destinations, and the name of the security person in charge. This departure  date/time is location independent.  TravellingExhibitionDestination table, however, records the arrival and departure date/time of a travelling exhibitions along any of its planned to visit destinations, the destination phone number . Lastly, TravellingExhibitionSponsors records basic information about the travelling exhibition sponsors, like the name and the amount paid to sponsor the exhibition. It’s clear from the above discussion that the new team database covers more details for a travelling exhibition, and that’s why the tables have different structure to cover more cases. However, what is important for me is the information content recorded in my TravelingExhibition table can be shared and stored among these tables without losing any piece of data.</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11.   </w:t>
          <w:tab/>
          <w:t xml:space="preserve">ExhibitionsCollection table: This table records information about the works stored in each of the currently running exhibitions. This include data like the exhibition name and the work character and numeric identifier.</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Information in this table can be mapped and stored directly into ExhibitionWorks table in the new team database without the need of any modification.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12.   </w:t>
          <w:tab/>
          <w:t xml:space="preserve">ItemsLocation table: This table records temporal data about the location of each work in the museum. The main purpose of this table is to provide a timestamped history for the locations of all works in the museums. Each work is recorded where it exists during a certain period of time between two dates.</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Information in this table can be mapped and stored directly into WorksLocation table in the new team database without the need of any modification. However, in my database design, an item may have at a point in time a location outside of the museum’s location. For example, if any item is on a travelling exhibition for a certain period of time; it will be shown in my ItemsLocation table with a location equal to that of the travelling exhibition for the same period of time. This is not the case in the WorksLocation table in the new team database, in which a work location has to be restricted to be one of the location in any of the five partner museums. This will have to add a restriction on location in my ItemsLocation table to match the new database design. This restriction will cause some information loss for me, as i’m longer able to view the location of an item if it exists in a location outside any of our five partner museums. However, this information loss can be recovered by checking items or works in travelling exhibition for the same period of time (i.e. if an item is in a travelling exhibition for a certain period of time, then its location is the same as the travelling exhibition location)</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(Figure 1: E-R diagram for the Fick’s collection database)</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4"/>
            <w:szCs w:val="24"/>
            <w:rtl w:val="0"/>
            <w:rPrChange w:author="Mohamed Kassem" w:id="22" w:date="2016-12-06T11:59:06Z">
              <w:rPr>
                <w:sz w:val="28"/>
                <w:szCs w:val="28"/>
              </w:rPr>
            </w:rPrChange>
          </w:rPr>
          <w:t xml:space="preserve"> </w:t>
        </w:r>
      </w:ins>
    </w:p>
    <w:p w:rsidR="00000000" w:rsidDel="00000000" w:rsidP="00000000" w:rsidRDefault="00000000" w:rsidRPr="00000000">
      <w:pPr>
        <w:spacing w:line="328.8" w:lineRule="auto"/>
        <w:contextualSpacing w:val="0"/>
        <w:rPr>
          <w:ins w:author="Mohamed Kassem" w:id="21" w:date="2016-12-06T11:59:06Z"/>
        </w:rPr>
      </w:pPr>
      <w:ins w:author="Mohamed Kassem" w:id="21" w:date="2016-12-06T11:59:06Z">
        <w:r w:rsidDel="00000000" w:rsidR="00000000" w:rsidRPr="00000000">
          <w:rPr>
            <w:rFonts w:ascii="Times New Roman" w:cs="Times New Roman" w:eastAsia="Times New Roman" w:hAnsi="Times New Roman"/>
            <w:sz w:val="28"/>
            <w:szCs w:val="28"/>
            <w:rtl w:val="0"/>
            <w:rPrChange w:author="Mohamed Kassem" w:id="22" w:date="2016-12-06T11:59:06Z">
              <w:rPr>
                <w:sz w:val="28"/>
                <w:szCs w:val="28"/>
              </w:rPr>
            </w:rPrChange>
          </w:rPr>
          <w:t xml:space="preserve"> </w:t>
        </w:r>
      </w:ins>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sectPr>
      <w:footerReference r:id="rId76" w:type="default"/>
      <w:footerReference r:id="rId77" w:type="first"/>
      <w:pgSz w:h="16834" w:w="11909"/>
      <w:pgMar w:bottom="1440" w:top="1440" w:left="90" w:right="1440"/>
      <w:pgNumType w:start="0"/>
      <w:titlePg w:val="1"/>
      <w:sectPrChange w:author="Samuel Germain" w:id="0" w:date="2016-12-05T12:56:53Z">
        <w:sectPr w:rsidR="000000" w:rsidDel="000000" w:rsidRPr="000000" w:rsidSect="000000">
          <w:pgMar w:bottom="1440" w:top="1440" w:left="1440" w:right="1440"/>
          <w:pgSz w:h="16834" w:w="11909"/>
        </w:sectPr>
      </w:sectPrChange>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Vigor Zangjiawei" w:id="4" w:date="2016-11-20T12:49: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Sam needed to edit</w:t>
      </w:r>
    </w:p>
  </w:comment>
  <w:comment w:author="Vigor Zangjiawei" w:id="5" w:date="2016-11-20T05:32: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Needed to edit</w:t>
      </w:r>
    </w:p>
  </w:comment>
  <w:comment w:author="Vigor Zangjiawei" w:id="6" w:date="2016-11-20T12:47: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please some one check it out.</w:t>
      </w:r>
    </w:p>
  </w:comment>
  <w:comment w:author="Samuel Germain" w:id="1" w:date="2016-12-05T12:51: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Deleted the old diagram before suggestions were turned on</w:t>
      </w:r>
    </w:p>
  </w:comment>
  <w:comment w:author="Samuel Germain" w:id="2" w:date="2016-12-05T12:51: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Deleted the old diagram before suggestions were turned on</w:t>
      </w:r>
    </w:p>
  </w:comment>
  <w:comment w:author="Mohamed Kassem" w:id="0" w:date="2016-12-06T11:48:2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the final report be sure to add all your stuff here. Dec. 5th, 2016.</w:t>
      </w:r>
    </w:p>
  </w:comment>
  <w:comment w:author="Vigor Zangjiawei" w:id="3" w:date="2016-11-20T05:16: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Needed it edit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before="0" w:line="276" w:lineRule="auto"/>
      <w:ind w:left="720" w:firstLine="0"/>
      <w:contextualSpacing w:val="0"/>
      <w:jc w:val="right"/>
      <w:pPrChange w:author="Samuel Germain" w:id="0" w:date="2016-12-05T12:55:59Z">
        <w:pPr>
          <w:spacing w:after="720" w:before="0" w:line="276" w:lineRule="auto"/>
          <w:contextualSpacing w:val="0"/>
          <w:jc w:val="right"/>
        </w:pPr>
      </w:pPrChange>
    </w:pPr>
    <w:fldSimple w:instr="PAGE" w:fldLock="0" w:dirty="0">
      <w:r w:rsidDel="00000000" w:rsidR="00000000" w:rsidRPr="00000000">
        <w:rPr>
          <w:rFonts w:ascii="Arial" w:cs="Arial" w:eastAsia="Arial" w:hAnsi="Arial"/>
          <w:b w:val="0"/>
          <w:color w:val="000000"/>
          <w:sz w:val="22"/>
          <w:szCs w:val="22"/>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before="0" w:line="276"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4">
    <w:lvl w:ilvl="0">
      <w:start w:val="1"/>
      <w:numFmt w:val="decimal"/>
      <w:lvlText w:val="%1."/>
      <w:lvlJc w:val="left"/>
      <w:pPr>
        <w:ind w:left="720" w:firstLine="360"/>
      </w:pPr>
      <w:rPr/>
    </w:lvl>
    <w:lvl w:ilvl="1">
      <w:start w:val="1"/>
      <w:numFmt w:val="lowerLetter"/>
      <w:lvlText w:val="%2."/>
      <w:lvlJc w:val="left"/>
      <w:pPr>
        <w:ind w:left="0" w:firstLine="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
    <w:lvl w:ilvl="0">
      <w:start w:val="1"/>
      <w:numFmt w:val="decimal"/>
      <w:lvlText w:val="%1."/>
      <w:lvlJc w:val="left"/>
      <w:pPr>
        <w:ind w:left="720" w:firstLine="360"/>
      </w:pPr>
      <w:rPr/>
    </w:lvl>
    <w:lvl w:ilvl="1">
      <w:start w:val="1"/>
      <w:numFmt w:val="lowerLetter"/>
      <w:lvlText w:val="%2."/>
      <w:lvlJc w:val="left"/>
      <w:pPr>
        <w:ind w:left="0" w:firstLine="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8">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9">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cstmuseum.techno-science.ca/en/" TargetMode="External"/><Relationship Id="rId42" Type="http://schemas.openxmlformats.org/officeDocument/2006/relationships/hyperlink" Target="http://cstmuseum.techno-science.ca/en/" TargetMode="External"/><Relationship Id="rId41" Type="http://schemas.openxmlformats.org/officeDocument/2006/relationships/hyperlink" Target="http://cstmuseum.techno-science.ca/en/" TargetMode="External"/><Relationship Id="rId44" Type="http://schemas.openxmlformats.org/officeDocument/2006/relationships/hyperlink" Target="http://cstmuseum.techno-science.ca/en/" TargetMode="External"/><Relationship Id="rId43" Type="http://schemas.openxmlformats.org/officeDocument/2006/relationships/hyperlink" Target="http://cstmuseum.techno-science.ca/en/" TargetMode="External"/><Relationship Id="rId46" Type="http://schemas.openxmlformats.org/officeDocument/2006/relationships/hyperlink" Target="http://cstmuseum.techno-science.ca/en/" TargetMode="External"/><Relationship Id="rId45" Type="http://schemas.openxmlformats.org/officeDocument/2006/relationships/hyperlink" Target="http://cstmuseum.techno-science.ca/en/"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frick.org/" TargetMode="External"/><Relationship Id="rId48" Type="http://schemas.openxmlformats.org/officeDocument/2006/relationships/image" Target="media/image02.png"/><Relationship Id="rId47" Type="http://schemas.openxmlformats.org/officeDocument/2006/relationships/hyperlink" Target="http://cstmuseum.techno-science.ca/en/" TargetMode="External"/><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08.png"/><Relationship Id="rId8" Type="http://schemas.openxmlformats.org/officeDocument/2006/relationships/image" Target="media/image48.png"/><Relationship Id="rId73" Type="http://schemas.openxmlformats.org/officeDocument/2006/relationships/image" Target="media/image42.jpg"/><Relationship Id="rId72" Type="http://schemas.openxmlformats.org/officeDocument/2006/relationships/image" Target="media/image41.png"/><Relationship Id="rId31" Type="http://schemas.openxmlformats.org/officeDocument/2006/relationships/hyperlink" Target="http://cstmuseum.techno-science.ca/en/" TargetMode="External"/><Relationship Id="rId75" Type="http://schemas.openxmlformats.org/officeDocument/2006/relationships/image" Target="media/image44.png"/><Relationship Id="rId30" Type="http://schemas.openxmlformats.org/officeDocument/2006/relationships/hyperlink" Target="http://cstmuseum.techno-science.ca/en/" TargetMode="External"/><Relationship Id="rId74" Type="http://schemas.openxmlformats.org/officeDocument/2006/relationships/image" Target="media/image43.jpg"/><Relationship Id="rId33" Type="http://schemas.openxmlformats.org/officeDocument/2006/relationships/hyperlink" Target="http://cstmuseum.techno-science.ca/en/" TargetMode="External"/><Relationship Id="rId77" Type="http://schemas.openxmlformats.org/officeDocument/2006/relationships/footer" Target="footer2.xml"/><Relationship Id="rId32" Type="http://schemas.openxmlformats.org/officeDocument/2006/relationships/hyperlink" Target="http://cstmuseum.techno-science.ca/en/" TargetMode="External"/><Relationship Id="rId76" Type="http://schemas.openxmlformats.org/officeDocument/2006/relationships/footer" Target="footer1.xml"/><Relationship Id="rId35" Type="http://schemas.openxmlformats.org/officeDocument/2006/relationships/hyperlink" Target="http://cstmuseum.techno-science.ca/en/" TargetMode="External"/><Relationship Id="rId34" Type="http://schemas.openxmlformats.org/officeDocument/2006/relationships/hyperlink" Target="http://cstmuseum.techno-science.ca/en/" TargetMode="External"/><Relationship Id="rId71" Type="http://schemas.openxmlformats.org/officeDocument/2006/relationships/image" Target="media/image40.png"/><Relationship Id="rId70" Type="http://schemas.openxmlformats.org/officeDocument/2006/relationships/image" Target="media/image38.jpg"/><Relationship Id="rId37" Type="http://schemas.openxmlformats.org/officeDocument/2006/relationships/hyperlink" Target="http://cstmuseum.techno-science.ca/en/" TargetMode="External"/><Relationship Id="rId36" Type="http://schemas.openxmlformats.org/officeDocument/2006/relationships/hyperlink" Target="http://cstmuseum.techno-science.ca/en/" TargetMode="External"/><Relationship Id="rId39" Type="http://schemas.openxmlformats.org/officeDocument/2006/relationships/hyperlink" Target="http://cstmuseum.techno-science.ca/en/" TargetMode="External"/><Relationship Id="rId38" Type="http://schemas.openxmlformats.org/officeDocument/2006/relationships/hyperlink" Target="http://cstmuseum.techno-science.ca/en/" TargetMode="External"/><Relationship Id="rId62" Type="http://schemas.openxmlformats.org/officeDocument/2006/relationships/image" Target="media/image39.png"/><Relationship Id="rId61" Type="http://schemas.openxmlformats.org/officeDocument/2006/relationships/image" Target="media/image59.png"/><Relationship Id="rId20" Type="http://schemas.openxmlformats.org/officeDocument/2006/relationships/hyperlink" Target="http://cstmuseum.techno-science.ca/en/" TargetMode="External"/><Relationship Id="rId64" Type="http://schemas.openxmlformats.org/officeDocument/2006/relationships/image" Target="media/image32.png"/><Relationship Id="rId63" Type="http://schemas.openxmlformats.org/officeDocument/2006/relationships/image" Target="media/image34.png"/><Relationship Id="rId22" Type="http://schemas.openxmlformats.org/officeDocument/2006/relationships/hyperlink" Target="http://cstmuseum.techno-science.ca/en/" TargetMode="External"/><Relationship Id="rId66" Type="http://schemas.openxmlformats.org/officeDocument/2006/relationships/image" Target="media/image60.png"/><Relationship Id="rId21" Type="http://schemas.openxmlformats.org/officeDocument/2006/relationships/hyperlink" Target="http://cstmuseum.techno-science.ca/en/" TargetMode="External"/><Relationship Id="rId65" Type="http://schemas.openxmlformats.org/officeDocument/2006/relationships/image" Target="media/image46.png"/><Relationship Id="rId24" Type="http://schemas.openxmlformats.org/officeDocument/2006/relationships/hyperlink" Target="http://cstmuseum.techno-science.ca/en/" TargetMode="External"/><Relationship Id="rId68" Type="http://schemas.openxmlformats.org/officeDocument/2006/relationships/image" Target="media/image35.png"/><Relationship Id="rId23" Type="http://schemas.openxmlformats.org/officeDocument/2006/relationships/hyperlink" Target="http://cstmuseum.techno-science.ca/en/" TargetMode="External"/><Relationship Id="rId67" Type="http://schemas.openxmlformats.org/officeDocument/2006/relationships/image" Target="media/image36.png"/><Relationship Id="rId60" Type="http://schemas.openxmlformats.org/officeDocument/2006/relationships/image" Target="media/image58.png"/><Relationship Id="rId26" Type="http://schemas.openxmlformats.org/officeDocument/2006/relationships/hyperlink" Target="http://cstmuseum.techno-science.ca/en/" TargetMode="External"/><Relationship Id="rId25" Type="http://schemas.openxmlformats.org/officeDocument/2006/relationships/hyperlink" Target="http://cstmuseum.techno-science.ca/en/" TargetMode="External"/><Relationship Id="rId69" Type="http://schemas.openxmlformats.org/officeDocument/2006/relationships/image" Target="media/image37.png"/><Relationship Id="rId28" Type="http://schemas.openxmlformats.org/officeDocument/2006/relationships/hyperlink" Target="http://cstmuseum.techno-science.ca/en/" TargetMode="External"/><Relationship Id="rId27" Type="http://schemas.openxmlformats.org/officeDocument/2006/relationships/hyperlink" Target="http://cstmuseum.techno-science.ca/en/" TargetMode="External"/><Relationship Id="rId29" Type="http://schemas.openxmlformats.org/officeDocument/2006/relationships/hyperlink" Target="http://cstmuseum.techno-science.ca/en/" TargetMode="External"/><Relationship Id="rId51" Type="http://schemas.openxmlformats.org/officeDocument/2006/relationships/image" Target="media/image45.png"/><Relationship Id="rId50" Type="http://schemas.openxmlformats.org/officeDocument/2006/relationships/image" Target="media/image49.png"/><Relationship Id="rId53" Type="http://schemas.openxmlformats.org/officeDocument/2006/relationships/image" Target="media/image50.png"/><Relationship Id="rId52" Type="http://schemas.openxmlformats.org/officeDocument/2006/relationships/image" Target="media/image51.png"/><Relationship Id="rId11" Type="http://schemas.openxmlformats.org/officeDocument/2006/relationships/hyperlink" Target="http://www.imamuseum.org/" TargetMode="External"/><Relationship Id="rId55" Type="http://schemas.openxmlformats.org/officeDocument/2006/relationships/image" Target="media/image52.png"/><Relationship Id="rId10" Type="http://schemas.openxmlformats.org/officeDocument/2006/relationships/hyperlink" Target="http://www.frick.org/" TargetMode="External"/><Relationship Id="rId54" Type="http://schemas.openxmlformats.org/officeDocument/2006/relationships/image" Target="media/image53.png"/><Relationship Id="rId13" Type="http://schemas.openxmlformats.org/officeDocument/2006/relationships/hyperlink" Target="http://americanart.si.edu/" TargetMode="External"/><Relationship Id="rId57" Type="http://schemas.openxmlformats.org/officeDocument/2006/relationships/image" Target="media/image54.png"/><Relationship Id="rId12" Type="http://schemas.openxmlformats.org/officeDocument/2006/relationships/hyperlink" Target="http://www.imamuseum.org/" TargetMode="External"/><Relationship Id="rId56" Type="http://schemas.openxmlformats.org/officeDocument/2006/relationships/image" Target="media/image56.png"/><Relationship Id="rId15" Type="http://schemas.openxmlformats.org/officeDocument/2006/relationships/hyperlink" Target="http://www.imj.org.il/en/" TargetMode="External"/><Relationship Id="rId59" Type="http://schemas.openxmlformats.org/officeDocument/2006/relationships/image" Target="media/image57.png"/><Relationship Id="rId14" Type="http://schemas.openxmlformats.org/officeDocument/2006/relationships/hyperlink" Target="http://americanart.si.edu/" TargetMode="External"/><Relationship Id="rId58" Type="http://schemas.openxmlformats.org/officeDocument/2006/relationships/image" Target="media/image55.png"/><Relationship Id="rId17" Type="http://schemas.openxmlformats.org/officeDocument/2006/relationships/hyperlink" Target="http://cstmuseum.techno-science.ca/en/" TargetMode="External"/><Relationship Id="rId16" Type="http://schemas.openxmlformats.org/officeDocument/2006/relationships/hyperlink" Target="http://www.imj.org.il/en/" TargetMode="External"/><Relationship Id="rId19" Type="http://schemas.openxmlformats.org/officeDocument/2006/relationships/hyperlink" Target="http://cstmuseum.techno-science.ca/en/" TargetMode="External"/><Relationship Id="rId18" Type="http://schemas.openxmlformats.org/officeDocument/2006/relationships/hyperlink" Target="http://cstmuseum.techno-science.ca/en/" TargetMode="External"/></Relationships>
</file>